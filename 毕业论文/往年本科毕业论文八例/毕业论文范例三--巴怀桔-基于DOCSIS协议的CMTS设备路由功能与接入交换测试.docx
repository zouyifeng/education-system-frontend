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360" w:lineRule="auto"/>
        <w:rPr>
          <w:rFonts w:ascii="宋体" w:hAnsi="宋体"/>
          <w:kern w:val="0"/>
        </w:rPr>
      </w:pPr>
      <w:r>
        <w:rPr>
          <w:rFonts w:hint="eastAsia"/>
        </w:rPr>
        <w:drawing>
          <wp:inline distT="0" distB="0" distL="0" distR="0">
            <wp:extent cx="962025" cy="933450"/>
            <wp:effectExtent l="0" t="0" r="9525" b="0"/>
            <wp:docPr id="31" name="图片 3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KJGH_IM$]]VS1XL5PW][M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962025" cy="933450"/>
                    </a:xfrm>
                    <a:prstGeom prst="rect">
                      <a:avLst/>
                    </a:prstGeom>
                    <a:noFill/>
                    <a:ln>
                      <a:noFill/>
                    </a:ln>
                  </pic:spPr>
                </pic:pic>
              </a:graphicData>
            </a:graphic>
          </wp:inline>
        </w:drawing>
      </w:r>
    </w:p>
    <w:p>
      <w:pPr>
        <w:autoSpaceDE w:val="0"/>
        <w:autoSpaceDN w:val="0"/>
        <w:spacing w:line="360" w:lineRule="auto"/>
        <w:jc w:val="center"/>
        <w:rPr>
          <w:rFonts w:ascii="宋体" w:hAnsi="宋体"/>
          <w:kern w:val="0"/>
        </w:rPr>
      </w:pPr>
      <w:r>
        <w:rPr>
          <w:rFonts w:hint="eastAsia"/>
        </w:rPr>
        <w:drawing>
          <wp:inline distT="0" distB="0" distL="0" distR="0">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274KH@DZB2}`KPMYX2`VH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38500" cy="647700"/>
                    </a:xfrm>
                    <a:prstGeom prst="rect">
                      <a:avLst/>
                    </a:prstGeom>
                    <a:noFill/>
                    <a:ln>
                      <a:noFill/>
                    </a:ln>
                  </pic:spPr>
                </pic:pic>
              </a:graphicData>
            </a:graphic>
          </wp:inline>
        </w:drawing>
      </w:r>
    </w:p>
    <w:p>
      <w:pPr>
        <w:spacing w:after="156" w:afterLines="50" w:line="360" w:lineRule="auto"/>
        <w:jc w:val="center"/>
        <w:rPr>
          <w:b/>
          <w:spacing w:val="30"/>
          <w:sz w:val="52"/>
          <w:szCs w:val="52"/>
        </w:rPr>
      </w:pPr>
    </w:p>
    <w:p>
      <w:pPr>
        <w:spacing w:after="156" w:afterLines="50" w:line="360" w:lineRule="auto"/>
        <w:jc w:val="center"/>
        <w:rPr>
          <w:b/>
          <w:spacing w:val="30"/>
          <w:sz w:val="52"/>
          <w:szCs w:val="52"/>
        </w:rPr>
      </w:pPr>
      <w:r>
        <w:rPr>
          <w:rFonts w:hAnsi="宋体"/>
          <w:b/>
          <w:spacing w:val="30"/>
          <w:sz w:val="52"/>
          <w:szCs w:val="52"/>
        </w:rPr>
        <w:t>本科毕业论文</w:t>
      </w:r>
    </w:p>
    <w:p>
      <w:pPr>
        <w:spacing w:line="360" w:lineRule="auto"/>
        <w:jc w:val="center"/>
        <w:rPr>
          <w:rFonts w:ascii="黑体" w:hAnsi="黑体" w:eastAsia="黑体"/>
          <w:b/>
          <w:color w:val="008000"/>
          <w:sz w:val="32"/>
          <w:szCs w:val="32"/>
        </w:rPr>
      </w:pPr>
    </w:p>
    <w:tbl>
      <w:tblPr>
        <w:tblStyle w:val="19"/>
        <w:tblW w:w="9215" w:type="dxa"/>
        <w:jc w:val="center"/>
        <w:tblInd w:w="0" w:type="dxa"/>
        <w:tblLayout w:type="fixed"/>
        <w:tblCellMar>
          <w:top w:w="0" w:type="dxa"/>
          <w:left w:w="0" w:type="dxa"/>
          <w:bottom w:w="0" w:type="dxa"/>
          <w:right w:w="0" w:type="dxa"/>
        </w:tblCellMar>
      </w:tblPr>
      <w:tblGrid>
        <w:gridCol w:w="9215"/>
      </w:tblGrid>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spacing w:line="360" w:lineRule="auto"/>
              <w:jc w:val="center"/>
              <w:rPr>
                <w:rFonts w:ascii="黑体" w:hAnsi="黑体" w:eastAsia="黑体"/>
                <w:b/>
                <w:sz w:val="32"/>
                <w:szCs w:val="32"/>
              </w:rPr>
            </w:pPr>
            <w:bookmarkStart w:id="0" w:name="OLE_LINK3"/>
            <w:r>
              <w:rPr>
                <w:rFonts w:hint="eastAsia" w:ascii="黑体" w:hAnsi="黑体" w:eastAsia="黑体"/>
                <w:b/>
                <w:sz w:val="32"/>
                <w:szCs w:val="32"/>
              </w:rPr>
              <w:t>基于DOCSIS协议的CMTS设备路由功能与接入交换测试</w:t>
            </w:r>
          </w:p>
          <w:bookmarkEnd w:id="0"/>
          <w:p>
            <w:pPr>
              <w:widowControl/>
              <w:spacing w:line="360" w:lineRule="auto"/>
              <w:jc w:val="center"/>
              <w:textAlignment w:val="center"/>
              <w:rPr>
                <w:rFonts w:ascii="黑体" w:hAnsi="黑体" w:eastAsia="黑体"/>
                <w:b/>
                <w:bCs/>
                <w:sz w:val="32"/>
                <w:szCs w:val="32"/>
              </w:rPr>
            </w:pPr>
          </w:p>
        </w:tc>
      </w:tr>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widowControl/>
              <w:overflowPunct w:val="0"/>
              <w:spacing w:line="360" w:lineRule="auto"/>
              <w:jc w:val="center"/>
              <w:textAlignment w:val="center"/>
              <w:rPr>
                <w:rFonts w:ascii="宋体" w:hAnsi="宋体"/>
                <w:sz w:val="30"/>
                <w:szCs w:val="32"/>
              </w:rPr>
            </w:pPr>
          </w:p>
        </w:tc>
      </w:tr>
    </w:tbl>
    <w:p>
      <w:pPr>
        <w:spacing w:line="360" w:lineRule="auto"/>
      </w:pPr>
    </w:p>
    <w:p>
      <w:pPr>
        <w:spacing w:line="360" w:lineRule="auto"/>
      </w:pPr>
    </w:p>
    <w:p>
      <w:pPr>
        <w:spacing w:line="360" w:lineRule="auto"/>
      </w:pPr>
    </w:p>
    <w:p>
      <w:pPr>
        <w:spacing w:line="360" w:lineRule="auto"/>
        <w:jc w:val="center"/>
        <w:rPr>
          <w:rFonts w:ascii="宋体" w:hAnsi="宋体"/>
          <w:b/>
          <w:bCs/>
          <w:sz w:val="32"/>
          <w:u w:val="single"/>
        </w:rPr>
      </w:pPr>
      <w:r>
        <w:rPr>
          <w:rFonts w:hint="eastAsia" w:ascii="宋体" w:hAnsi="宋体"/>
          <w:b/>
          <w:bCs/>
        </w:rPr>
        <w:t>巴怀桔</w:t>
      </w:r>
    </w:p>
    <w:p>
      <w:pPr>
        <w:spacing w:line="360" w:lineRule="auto"/>
        <w:jc w:val="center"/>
        <w:rPr>
          <w:rFonts w:ascii="宋体" w:hAnsi="宋体"/>
          <w:b/>
          <w:bCs/>
          <w:sz w:val="32"/>
          <w:u w:val="single"/>
        </w:rPr>
      </w:pPr>
      <w:r>
        <w:rPr>
          <w:rFonts w:hint="eastAsia" w:ascii="宋体" w:hAnsi="宋体"/>
          <w:b/>
          <w:bCs/>
        </w:rPr>
        <w:t>201230560201</w:t>
      </w:r>
    </w:p>
    <w:p>
      <w:pPr>
        <w:spacing w:line="360" w:lineRule="auto"/>
        <w:jc w:val="center"/>
        <w:rPr>
          <w:sz w:val="28"/>
        </w:rPr>
      </w:pPr>
    </w:p>
    <w:p>
      <w:pPr>
        <w:spacing w:line="360" w:lineRule="auto"/>
        <w:jc w:val="center"/>
      </w:pPr>
    </w:p>
    <w:tbl>
      <w:tblPr>
        <w:tblStyle w:val="19"/>
        <w:tblW w:w="5776" w:type="dxa"/>
        <w:jc w:val="center"/>
        <w:tblInd w:w="0" w:type="dxa"/>
        <w:tblLayout w:type="fixed"/>
        <w:tblCellMar>
          <w:top w:w="0" w:type="dxa"/>
          <w:left w:w="108" w:type="dxa"/>
          <w:bottom w:w="0" w:type="dxa"/>
          <w:right w:w="108" w:type="dxa"/>
        </w:tblCellMar>
      </w:tblPr>
      <w:tblGrid>
        <w:gridCol w:w="2888"/>
        <w:gridCol w:w="2888"/>
      </w:tblGrid>
      <w:tr>
        <w:tblPrEx>
          <w:tblLayout w:type="fixed"/>
          <w:tblCellMar>
            <w:top w:w="0" w:type="dxa"/>
            <w:left w:w="108" w:type="dxa"/>
            <w:bottom w:w="0" w:type="dxa"/>
            <w:right w:w="108" w:type="dxa"/>
          </w:tblCellMar>
        </w:tblPrEx>
        <w:trPr>
          <w:trHeight w:val="1206" w:hRule="atLeast"/>
          <w:jc w:val="center"/>
        </w:trPr>
        <w:tc>
          <w:tcPr>
            <w:tcW w:w="2888" w:type="dxa"/>
          </w:tcPr>
          <w:p>
            <w:pPr>
              <w:wordWrap w:val="0"/>
              <w:spacing w:line="360" w:lineRule="auto"/>
              <w:jc w:val="right"/>
            </w:pPr>
            <w:r>
              <w:rPr>
                <w:rFonts w:hint="eastAsia"/>
              </w:rPr>
              <w:t xml:space="preserve">指导教师 </w:t>
            </w:r>
          </w:p>
        </w:tc>
        <w:tc>
          <w:tcPr>
            <w:tcW w:w="2888" w:type="dxa"/>
          </w:tcPr>
          <w:p>
            <w:pPr>
              <w:spacing w:line="360" w:lineRule="auto"/>
              <w:rPr>
                <w:u w:val="single"/>
              </w:rPr>
            </w:pPr>
            <w:r>
              <w:rPr>
                <w:rFonts w:hint="eastAsia"/>
                <w:b/>
                <w:bCs/>
              </w:rPr>
              <w:t>刘昌余 讲师</w:t>
            </w:r>
          </w:p>
        </w:tc>
      </w:tr>
    </w:tbl>
    <w:p>
      <w:pPr>
        <w:spacing w:line="360" w:lineRule="auto"/>
      </w:pPr>
    </w:p>
    <w:p>
      <w:pPr>
        <w:spacing w:line="360" w:lineRule="auto"/>
      </w:pPr>
    </w:p>
    <w:tbl>
      <w:tblPr>
        <w:tblStyle w:val="19"/>
        <w:tblW w:w="9001" w:type="dxa"/>
        <w:jc w:val="center"/>
        <w:tblInd w:w="0" w:type="dxa"/>
        <w:tblLayout w:type="fixed"/>
        <w:tblCellMar>
          <w:top w:w="0" w:type="dxa"/>
          <w:left w:w="108" w:type="dxa"/>
          <w:bottom w:w="0" w:type="dxa"/>
          <w:right w:w="108" w:type="dxa"/>
        </w:tblCellMar>
      </w:tblPr>
      <w:tblGrid>
        <w:gridCol w:w="1709"/>
        <w:gridCol w:w="254"/>
        <w:gridCol w:w="2107"/>
        <w:gridCol w:w="2247"/>
        <w:gridCol w:w="237"/>
        <w:gridCol w:w="2447"/>
      </w:tblGrid>
      <w:tr>
        <w:tblPrEx>
          <w:tblLayout w:type="fixed"/>
          <w:tblCellMar>
            <w:top w:w="0" w:type="dxa"/>
            <w:left w:w="108" w:type="dxa"/>
            <w:bottom w:w="0" w:type="dxa"/>
            <w:right w:w="108" w:type="dxa"/>
          </w:tblCellMar>
        </w:tblPrEx>
        <w:trPr>
          <w:trHeight w:val="438" w:hRule="atLeast"/>
          <w:jc w:val="center"/>
        </w:trPr>
        <w:tc>
          <w:tcPr>
            <w:tcW w:w="1709" w:type="dxa"/>
            <w:vAlign w:val="center"/>
          </w:tcPr>
          <w:p>
            <w:pPr>
              <w:spacing w:line="360" w:lineRule="auto"/>
              <w:jc w:val="distribute"/>
            </w:pPr>
            <w:r>
              <w:rPr>
                <w:rFonts w:hint="eastAsia"/>
              </w:rPr>
              <w:t>学院名称</w:t>
            </w:r>
          </w:p>
        </w:tc>
        <w:tc>
          <w:tcPr>
            <w:tcW w:w="254" w:type="dxa"/>
          </w:tcPr>
          <w:p>
            <w:pPr>
              <w:spacing w:line="360" w:lineRule="auto"/>
              <w:ind w:firstLine="120" w:firstLineChars="50"/>
              <w:rPr>
                <w:rFonts w:ascii="黑体"/>
              </w:rPr>
            </w:pPr>
          </w:p>
        </w:tc>
        <w:tc>
          <w:tcPr>
            <w:tcW w:w="2107" w:type="dxa"/>
            <w:tcBorders>
              <w:bottom w:val="single" w:color="auto" w:sz="4" w:space="0"/>
            </w:tcBorders>
            <w:tcMar>
              <w:top w:w="57" w:type="dxa"/>
              <w:left w:w="0" w:type="dxa"/>
              <w:bottom w:w="28" w:type="dxa"/>
              <w:right w:w="0" w:type="dxa"/>
            </w:tcMar>
            <w:vAlign w:val="bottom"/>
          </w:tcPr>
          <w:p>
            <w:pPr>
              <w:spacing w:line="360" w:lineRule="auto"/>
              <w:rPr>
                <w:rFonts w:ascii="宋体" w:hAnsi="宋体"/>
                <w:b/>
                <w:bCs/>
              </w:rPr>
            </w:pPr>
            <w:r>
              <w:rPr>
                <w:rFonts w:hint="eastAsia" w:ascii="宋体" w:hAnsi="宋体"/>
                <w:b/>
                <w:bCs/>
              </w:rPr>
              <w:t>数学与信息学院</w:t>
            </w:r>
          </w:p>
        </w:tc>
        <w:tc>
          <w:tcPr>
            <w:tcW w:w="2247" w:type="dxa"/>
            <w:tcMar>
              <w:top w:w="57" w:type="dxa"/>
              <w:left w:w="0" w:type="dxa"/>
              <w:bottom w:w="28" w:type="dxa"/>
              <w:right w:w="0" w:type="dxa"/>
            </w:tcMar>
            <w:vAlign w:val="center"/>
          </w:tcPr>
          <w:p>
            <w:pPr>
              <w:spacing w:line="360" w:lineRule="auto"/>
              <w:ind w:firstLine="240" w:firstLineChars="100"/>
              <w:jc w:val="distribute"/>
            </w:pPr>
            <w:r>
              <w:rPr>
                <w:rFonts w:hint="eastAsia"/>
              </w:rPr>
              <w:t xml:space="preserve">    专业名称</w:t>
            </w:r>
          </w:p>
        </w:tc>
        <w:tc>
          <w:tcPr>
            <w:tcW w:w="237" w:type="dxa"/>
          </w:tcPr>
          <w:p>
            <w:pPr>
              <w:spacing w:line="360" w:lineRule="auto"/>
              <w:ind w:firstLine="120" w:firstLineChars="50"/>
              <w:rPr>
                <w:rFonts w:ascii="黑体"/>
              </w:rPr>
            </w:pPr>
          </w:p>
        </w:tc>
        <w:tc>
          <w:tcPr>
            <w:tcW w:w="2447" w:type="dxa"/>
            <w:tcBorders>
              <w:bottom w:val="single" w:color="auto" w:sz="4" w:space="0"/>
            </w:tcBorders>
            <w:tcMar>
              <w:top w:w="57" w:type="dxa"/>
              <w:left w:w="0" w:type="dxa"/>
              <w:bottom w:w="28" w:type="dxa"/>
              <w:right w:w="0" w:type="dxa"/>
            </w:tcMar>
            <w:vAlign w:val="bottom"/>
          </w:tcPr>
          <w:p>
            <w:pPr>
              <w:spacing w:line="360" w:lineRule="auto"/>
              <w:rPr>
                <w:rFonts w:ascii="黑体" w:eastAsia="黑体"/>
              </w:rPr>
            </w:pPr>
            <w:r>
              <w:rPr>
                <w:rFonts w:hint="eastAsia" w:ascii="宋体" w:hAnsi="宋体"/>
                <w:b/>
                <w:bCs/>
              </w:rPr>
              <w:t>信息管理与信息系统</w:t>
            </w:r>
          </w:p>
        </w:tc>
      </w:tr>
      <w:tr>
        <w:tblPrEx>
          <w:tblLayout w:type="fixed"/>
          <w:tblCellMar>
            <w:top w:w="0" w:type="dxa"/>
            <w:left w:w="108" w:type="dxa"/>
            <w:bottom w:w="0" w:type="dxa"/>
            <w:right w:w="108" w:type="dxa"/>
          </w:tblCellMar>
        </w:tblPrEx>
        <w:trPr>
          <w:trHeight w:val="438" w:hRule="atLeast"/>
          <w:jc w:val="center"/>
        </w:trPr>
        <w:tc>
          <w:tcPr>
            <w:tcW w:w="1709" w:type="dxa"/>
            <w:vAlign w:val="center"/>
          </w:tcPr>
          <w:p>
            <w:pPr>
              <w:spacing w:line="360" w:lineRule="auto"/>
              <w:jc w:val="distribute"/>
            </w:pPr>
            <w:r>
              <w:rPr>
                <w:rFonts w:hint="eastAsia"/>
              </w:rPr>
              <w:t>论文提交日期</w:t>
            </w:r>
          </w:p>
        </w:tc>
        <w:tc>
          <w:tcPr>
            <w:tcW w:w="254" w:type="dxa"/>
          </w:tcPr>
          <w:p>
            <w:pPr>
              <w:spacing w:line="360" w:lineRule="auto"/>
              <w:ind w:firstLine="120" w:firstLineChars="50"/>
            </w:pPr>
          </w:p>
        </w:tc>
        <w:tc>
          <w:tcPr>
            <w:tcW w:w="2107" w:type="dxa"/>
            <w:tcBorders>
              <w:top w:val="single" w:color="auto" w:sz="4" w:space="0"/>
              <w:bottom w:val="single" w:color="auto" w:sz="4" w:space="0"/>
            </w:tcBorders>
            <w:tcMar>
              <w:top w:w="57" w:type="dxa"/>
              <w:left w:w="0" w:type="dxa"/>
              <w:bottom w:w="28" w:type="dxa"/>
              <w:right w:w="0" w:type="dxa"/>
            </w:tcMar>
            <w:vAlign w:val="bottom"/>
          </w:tcPr>
          <w:p>
            <w:pPr>
              <w:spacing w:line="360" w:lineRule="auto"/>
            </w:pPr>
            <w:r>
              <w:rPr>
                <w:rFonts w:hint="eastAsia"/>
              </w:rPr>
              <w:t>2016年4月 15日</w:t>
            </w:r>
          </w:p>
        </w:tc>
        <w:tc>
          <w:tcPr>
            <w:tcW w:w="2247" w:type="dxa"/>
            <w:tcMar>
              <w:top w:w="57" w:type="dxa"/>
              <w:left w:w="0" w:type="dxa"/>
              <w:bottom w:w="28" w:type="dxa"/>
              <w:right w:w="0" w:type="dxa"/>
            </w:tcMar>
            <w:vAlign w:val="center"/>
          </w:tcPr>
          <w:p>
            <w:pPr>
              <w:spacing w:line="360" w:lineRule="auto"/>
              <w:ind w:firstLine="240" w:firstLineChars="100"/>
              <w:jc w:val="distribute"/>
            </w:pPr>
            <w:r>
              <w:rPr>
                <w:rFonts w:hint="eastAsia"/>
              </w:rPr>
              <w:t xml:space="preserve">    论文答辩日期</w:t>
            </w:r>
          </w:p>
        </w:tc>
        <w:tc>
          <w:tcPr>
            <w:tcW w:w="237" w:type="dxa"/>
          </w:tcPr>
          <w:p>
            <w:pPr>
              <w:spacing w:line="360" w:lineRule="auto"/>
              <w:ind w:firstLine="120" w:firstLineChars="50"/>
            </w:pPr>
          </w:p>
        </w:tc>
        <w:tc>
          <w:tcPr>
            <w:tcW w:w="2447" w:type="dxa"/>
            <w:tcBorders>
              <w:top w:val="single" w:color="auto" w:sz="4" w:space="0"/>
              <w:bottom w:val="single" w:color="auto" w:sz="4" w:space="0"/>
            </w:tcBorders>
            <w:tcMar>
              <w:top w:w="57" w:type="dxa"/>
              <w:left w:w="0" w:type="dxa"/>
              <w:bottom w:w="28" w:type="dxa"/>
              <w:right w:w="0" w:type="dxa"/>
            </w:tcMar>
            <w:vAlign w:val="bottom"/>
          </w:tcPr>
          <w:p>
            <w:pPr>
              <w:spacing w:line="360" w:lineRule="auto"/>
            </w:pPr>
            <w:r>
              <w:rPr>
                <w:rFonts w:hint="eastAsia"/>
              </w:rPr>
              <w:t>2016年5月</w:t>
            </w:r>
            <w:r>
              <w:rPr>
                <w:rFonts w:hint="eastAsia"/>
                <w:lang w:val="en-US" w:eastAsia="zh-CN"/>
              </w:rPr>
              <w:t>5</w:t>
            </w:r>
            <w:r>
              <w:rPr>
                <w:rFonts w:hint="eastAsia"/>
              </w:rPr>
              <w:t xml:space="preserve"> 日</w:t>
            </w:r>
          </w:p>
        </w:tc>
      </w:tr>
    </w:tbl>
    <w:p>
      <w:pPr>
        <w:spacing w:line="360" w:lineRule="auto"/>
        <w:rPr>
          <w:rFonts w:asciiTheme="minorEastAsia" w:hAnsiTheme="minorEastAsia"/>
          <w:b/>
          <w:sz w:val="32"/>
          <w:szCs w:val="32"/>
        </w:rPr>
        <w:sectPr>
          <w:footerReference r:id="rId4" w:type="first"/>
          <w:footerReference r:id="rId3" w:type="default"/>
          <w:pgSz w:w="11906" w:h="16838"/>
          <w:pgMar w:top="1440" w:right="1797" w:bottom="1440" w:left="1797" w:header="851" w:footer="992" w:gutter="0"/>
          <w:pgBorders>
            <w:top w:val="none" w:color="auto" w:sz="0" w:space="1"/>
            <w:left w:val="none" w:color="auto" w:sz="0" w:space="4"/>
            <w:bottom w:val="none" w:color="auto" w:sz="0" w:space="1"/>
            <w:right w:val="none" w:color="auto" w:sz="0" w:space="4"/>
          </w:pgBorders>
          <w:cols w:space="425" w:num="1"/>
          <w:docGrid w:type="linesAndChars" w:linePitch="312" w:charSpace="0"/>
        </w:sectPr>
      </w:pPr>
    </w:p>
    <w:p>
      <w:pPr>
        <w:adjustRightInd w:val="0"/>
        <w:snapToGrid w:val="0"/>
        <w:spacing w:line="360" w:lineRule="auto"/>
        <w:jc w:val="center"/>
        <w:rPr>
          <w:rFonts w:ascii="Times New Roman" w:hAnsi="Times New Roman"/>
          <w:b/>
          <w:sz w:val="32"/>
          <w:szCs w:val="32"/>
        </w:rPr>
      </w:pPr>
      <w:r>
        <w:rPr>
          <w:rFonts w:ascii="Times New Roman" w:hAnsiTheme="minorEastAsia"/>
          <w:b/>
          <w:sz w:val="32"/>
          <w:szCs w:val="32"/>
        </w:rPr>
        <w:t>摘</w:t>
      </w:r>
      <w:r>
        <w:rPr>
          <w:rFonts w:ascii="Times New Roman" w:hAnsi="Times New Roman"/>
          <w:b/>
          <w:sz w:val="32"/>
          <w:szCs w:val="32"/>
        </w:rPr>
        <w:t xml:space="preserve">    </w:t>
      </w:r>
      <w:r>
        <w:rPr>
          <w:rFonts w:ascii="Times New Roman" w:hAnsiTheme="minorEastAsia"/>
          <w:b/>
          <w:sz w:val="32"/>
          <w:szCs w:val="32"/>
        </w:rPr>
        <w:t>要</w:t>
      </w:r>
    </w:p>
    <w:p>
      <w:pPr>
        <w:pStyle w:val="7"/>
        <w:adjustRightInd w:val="0"/>
        <w:snapToGrid w:val="0"/>
        <w:spacing w:line="360" w:lineRule="auto"/>
        <w:ind w:firstLine="480" w:firstLineChars="200"/>
        <w:jc w:val="both"/>
        <w:rPr>
          <w:rFonts w:ascii="Times New Roman" w:cs="Times New Roman" w:hAnsiTheme="minorEastAsia" w:eastAsiaTheme="minorEastAsia"/>
          <w:color w:val="000000" w:themeColor="text1"/>
          <w:szCs w:val="24"/>
          <w14:textFill>
            <w14:solidFill>
              <w14:schemeClr w14:val="tx1"/>
            </w14:solidFill>
          </w14:textFill>
        </w:rPr>
      </w:pPr>
      <w:r>
        <w:rPr>
          <w:rFonts w:ascii="Times New Roman" w:cs="Times New Roman" w:hAnsiTheme="minorEastAsia" w:eastAsiaTheme="minorEastAsia"/>
          <w:color w:val="000000" w:themeColor="text1"/>
          <w:szCs w:val="24"/>
          <w14:textFill>
            <w14:solidFill>
              <w14:schemeClr w14:val="tx1"/>
            </w14:solidFill>
          </w14:textFill>
        </w:rPr>
        <w:t>如何在有钱电视网</w:t>
      </w:r>
      <w:r>
        <w:rPr>
          <w:rFonts w:hint="eastAsia" w:ascii="Times New Roman" w:cs="Times New Roman" w:hAnsiTheme="minorEastAsia" w:eastAsiaTheme="minorEastAsia"/>
          <w:color w:val="000000" w:themeColor="text1"/>
          <w:szCs w:val="24"/>
          <w14:textFill>
            <w14:solidFill>
              <w14:schemeClr w14:val="tx1"/>
            </w14:solidFill>
          </w14:textFill>
        </w:rPr>
        <w:t>络</w:t>
      </w:r>
      <w:r>
        <w:rPr>
          <w:rFonts w:ascii="Times New Roman" w:cs="Times New Roman" w:hAnsiTheme="minorEastAsia" w:eastAsiaTheme="minorEastAsia"/>
          <w:color w:val="000000" w:themeColor="text1"/>
          <w:szCs w:val="24"/>
          <w14:textFill>
            <w14:solidFill>
              <w14:schemeClr w14:val="tx1"/>
            </w14:solidFill>
          </w14:textFill>
        </w:rPr>
        <w:t>上开展多功能业务</w:t>
      </w:r>
      <w:r>
        <w:rPr>
          <w:rFonts w:hint="eastAsia" w:ascii="Times New Roman" w:hAnsi="Times New Roman" w:cs="Times New Roman" w:eastAsiaTheme="minorEastAsia"/>
          <w:color w:val="000000" w:themeColor="text1"/>
          <w:szCs w:val="24"/>
          <w14:textFill>
            <w14:solidFill>
              <w14:schemeClr w14:val="tx1"/>
            </w14:solidFill>
          </w14:textFill>
        </w:rPr>
        <w:t>，</w:t>
      </w:r>
      <w:r>
        <w:rPr>
          <w:rFonts w:ascii="Times New Roman" w:cs="Times New Roman" w:hAnsiTheme="minorEastAsia" w:eastAsiaTheme="minorEastAsia"/>
          <w:color w:val="000000" w:themeColor="text1"/>
          <w:szCs w:val="24"/>
          <w14:textFill>
            <w14:solidFill>
              <w14:schemeClr w14:val="tx1"/>
            </w14:solidFill>
          </w14:textFill>
        </w:rPr>
        <w:t>充分发挥宽带网的优势</w:t>
      </w:r>
      <w:r>
        <w:rPr>
          <w:rFonts w:hint="eastAsia" w:ascii="Times New Roman" w:hAnsi="Times New Roman" w:cs="Times New Roman" w:eastAsiaTheme="minorEastAsia"/>
          <w:color w:val="000000" w:themeColor="text1"/>
          <w:szCs w:val="24"/>
          <w14:textFill>
            <w14:solidFill>
              <w14:schemeClr w14:val="tx1"/>
            </w14:solidFill>
          </w14:textFill>
        </w:rPr>
        <w:t>，</w:t>
      </w:r>
      <w:r>
        <w:rPr>
          <w:rFonts w:ascii="Times New Roman" w:cs="Times New Roman" w:hAnsiTheme="minorEastAsia" w:eastAsiaTheme="minorEastAsia"/>
          <w:color w:val="000000" w:themeColor="text1"/>
          <w:szCs w:val="24"/>
          <w14:textFill>
            <w14:solidFill>
              <w14:schemeClr w14:val="tx1"/>
            </w14:solidFill>
          </w14:textFill>
        </w:rPr>
        <w:t>使有线电视网真正成为一个综合性的服务网</w:t>
      </w:r>
      <w:r>
        <w:rPr>
          <w:rFonts w:hint="eastAsia" w:ascii="Times New Roman" w:hAnsi="Times New Roman" w:cs="Times New Roman" w:eastAsiaTheme="minorEastAsia"/>
          <w:color w:val="000000" w:themeColor="text1"/>
          <w:szCs w:val="24"/>
          <w14:textFill>
            <w14:solidFill>
              <w14:schemeClr w14:val="tx1"/>
            </w14:solidFill>
          </w14:textFill>
        </w:rPr>
        <w:t>，</w:t>
      </w:r>
      <w:r>
        <w:rPr>
          <w:rFonts w:ascii="Times New Roman" w:cs="Times New Roman" w:hAnsiTheme="minorEastAsia" w:eastAsiaTheme="minorEastAsia"/>
          <w:color w:val="000000" w:themeColor="text1"/>
          <w:szCs w:val="24"/>
          <w14:textFill>
            <w14:solidFill>
              <w14:schemeClr w14:val="tx1"/>
            </w14:solidFill>
          </w14:textFill>
        </w:rPr>
        <w:t>其关键技术就是将单向有线电视网改为双向有线电视网。</w:t>
      </w:r>
      <w:r>
        <w:rPr>
          <w:rFonts w:ascii="Times New Roman" w:hAnsi="Times New Roman" w:cs="Times New Roman" w:eastAsiaTheme="minorEastAsia"/>
          <w:color w:val="000000" w:themeColor="text1"/>
          <w:szCs w:val="24"/>
          <w14:textFill>
            <w14:solidFill>
              <w14:schemeClr w14:val="tx1"/>
            </w14:solidFill>
          </w14:textFill>
        </w:rPr>
        <w:t>CM(CableModem)</w:t>
      </w:r>
      <w:r>
        <w:rPr>
          <w:rFonts w:ascii="Times New Roman" w:cs="Times New Roman" w:hAnsiTheme="minorEastAsia" w:eastAsiaTheme="minorEastAsia"/>
          <w:color w:val="000000" w:themeColor="text1"/>
          <w:szCs w:val="24"/>
          <w14:textFill>
            <w14:solidFill>
              <w14:schemeClr w14:val="tx1"/>
            </w14:solidFill>
          </w14:textFill>
        </w:rPr>
        <w:t>接入方式是广电系统利用其原有的</w:t>
      </w:r>
      <w:r>
        <w:rPr>
          <w:rFonts w:ascii="Times New Roman" w:hAnsi="Times New Roman" w:cs="Times New Roman" w:eastAsiaTheme="minorEastAsia"/>
          <w:color w:val="000000" w:themeColor="text1"/>
          <w:szCs w:val="24"/>
          <w14:textFill>
            <w14:solidFill>
              <w14:schemeClr w14:val="tx1"/>
            </w14:solidFill>
          </w14:textFill>
        </w:rPr>
        <w:t>HFC</w:t>
      </w:r>
      <w:r>
        <w:rPr>
          <w:rFonts w:ascii="Times New Roman" w:cs="Times New Roman" w:hAnsiTheme="minorEastAsia" w:eastAsiaTheme="minorEastAsia"/>
          <w:color w:val="000000" w:themeColor="text1"/>
          <w:szCs w:val="24"/>
          <w14:textFill>
            <w14:solidFill>
              <w14:schemeClr w14:val="tx1"/>
            </w14:solidFill>
          </w14:textFill>
        </w:rPr>
        <w:t>网络</w:t>
      </w:r>
      <w:r>
        <w:rPr>
          <w:rFonts w:hint="eastAsia" w:ascii="Times New Roman" w:hAnsi="Times New Roman" w:cs="Times New Roman" w:eastAsiaTheme="minorEastAsia"/>
          <w:color w:val="000000" w:themeColor="text1"/>
          <w:szCs w:val="24"/>
          <w14:textFill>
            <w14:solidFill>
              <w14:schemeClr w14:val="tx1"/>
            </w14:solidFill>
          </w14:textFill>
        </w:rPr>
        <w:t>，</w:t>
      </w:r>
      <w:r>
        <w:rPr>
          <w:rFonts w:ascii="Times New Roman" w:cs="Times New Roman" w:hAnsiTheme="minorEastAsia" w:eastAsiaTheme="minorEastAsia"/>
          <w:color w:val="000000" w:themeColor="text1"/>
          <w:szCs w:val="24"/>
          <w14:textFill>
            <w14:solidFill>
              <w14:schemeClr w14:val="tx1"/>
            </w14:solidFill>
          </w14:textFill>
        </w:rPr>
        <w:t>为用户提供数据接入服务。</w:t>
      </w:r>
      <w:r>
        <w:rPr>
          <w:rFonts w:ascii="Times New Roman" w:hAnsi="Times New Roman" w:cs="Times New Roman" w:eastAsiaTheme="minorEastAsia"/>
          <w:color w:val="000000" w:themeColor="text1"/>
          <w:szCs w:val="24"/>
          <w14:textFill>
            <w14:solidFill>
              <w14:schemeClr w14:val="tx1"/>
            </w14:solidFill>
          </w14:textFill>
        </w:rPr>
        <w:t>CM</w:t>
      </w:r>
      <w:r>
        <w:rPr>
          <w:rFonts w:ascii="Times New Roman" w:cs="Times New Roman" w:hAnsiTheme="minorEastAsia" w:eastAsiaTheme="minorEastAsia"/>
          <w:color w:val="000000" w:themeColor="text1"/>
          <w:szCs w:val="24"/>
          <w14:textFill>
            <w14:solidFill>
              <w14:schemeClr w14:val="tx1"/>
            </w14:solidFill>
          </w14:textFill>
        </w:rPr>
        <w:t>接入系统主要由</w:t>
      </w:r>
      <w:r>
        <w:rPr>
          <w:rFonts w:ascii="Times New Roman" w:hAnsi="Times New Roman" w:cs="Times New Roman" w:eastAsiaTheme="minorEastAsia"/>
          <w:color w:val="000000" w:themeColor="text1"/>
          <w:szCs w:val="24"/>
          <w14:textFill>
            <w14:solidFill>
              <w14:schemeClr w14:val="tx1"/>
            </w14:solidFill>
          </w14:textFill>
        </w:rPr>
        <w:t>CMTS</w:t>
      </w:r>
      <w:r>
        <w:rPr>
          <w:rFonts w:ascii="Times New Roman" w:cs="Times New Roman" w:hAnsiTheme="minorEastAsia" w:eastAsiaTheme="minorEastAsia"/>
          <w:color w:val="000000" w:themeColor="text1"/>
          <w:szCs w:val="24"/>
          <w14:textFill>
            <w14:solidFill>
              <w14:schemeClr w14:val="tx1"/>
            </w14:solidFill>
          </w14:textFill>
        </w:rPr>
        <w:t>头端设备、双向</w:t>
      </w:r>
      <w:r>
        <w:rPr>
          <w:rFonts w:ascii="Times New Roman" w:hAnsi="Times New Roman" w:cs="Times New Roman" w:eastAsiaTheme="minorEastAsia"/>
          <w:color w:val="000000" w:themeColor="text1"/>
          <w:szCs w:val="24"/>
          <w14:textFill>
            <w14:solidFill>
              <w14:schemeClr w14:val="tx1"/>
            </w14:solidFill>
          </w14:textFill>
        </w:rPr>
        <w:t>HFC</w:t>
      </w:r>
      <w:r>
        <w:rPr>
          <w:rFonts w:ascii="Times New Roman" w:cs="Times New Roman" w:hAnsiTheme="minorEastAsia" w:eastAsiaTheme="minorEastAsia"/>
          <w:color w:val="000000" w:themeColor="text1"/>
          <w:szCs w:val="24"/>
          <w14:textFill>
            <w14:solidFill>
              <w14:schemeClr w14:val="tx1"/>
            </w14:solidFill>
          </w14:textFill>
        </w:rPr>
        <w:t>网络、系统服务器和</w:t>
      </w:r>
      <w:r>
        <w:rPr>
          <w:rFonts w:ascii="Times New Roman" w:hAnsi="Times New Roman" w:cs="Times New Roman" w:eastAsiaTheme="minorEastAsia"/>
          <w:color w:val="000000" w:themeColor="text1"/>
          <w:szCs w:val="24"/>
          <w14:textFill>
            <w14:solidFill>
              <w14:schemeClr w14:val="tx1"/>
            </w14:solidFill>
          </w14:textFill>
        </w:rPr>
        <w:t>CM</w:t>
      </w:r>
      <w:r>
        <w:rPr>
          <w:rFonts w:ascii="Times New Roman" w:cs="Times New Roman" w:hAnsiTheme="minorEastAsia" w:eastAsiaTheme="minorEastAsia"/>
          <w:color w:val="000000" w:themeColor="text1"/>
          <w:szCs w:val="24"/>
          <w14:textFill>
            <w14:solidFill>
              <w14:schemeClr w14:val="tx1"/>
            </w14:solidFill>
          </w14:textFill>
        </w:rPr>
        <w:t>组成。为了保证用户顺利接入</w:t>
      </w:r>
      <w:r>
        <w:rPr>
          <w:rFonts w:ascii="Times New Roman" w:hAnsi="Times New Roman" w:cs="Times New Roman" w:eastAsiaTheme="minorEastAsia"/>
          <w:color w:val="000000" w:themeColor="text1"/>
          <w:szCs w:val="24"/>
          <w14:textFill>
            <w14:solidFill>
              <w14:schemeClr w14:val="tx1"/>
            </w14:solidFill>
          </w14:textFill>
        </w:rPr>
        <w:t>Internet</w:t>
      </w:r>
      <w:r>
        <w:rPr>
          <w:rFonts w:hint="eastAsia" w:ascii="Times New Roman" w:hAnsi="Times New Roman" w:cs="Times New Roman" w:eastAsiaTheme="minorEastAsia"/>
          <w:color w:val="000000" w:themeColor="text1"/>
          <w:szCs w:val="24"/>
          <w:lang w:eastAsia="zh-CN"/>
          <w14:textFill>
            <w14:solidFill>
              <w14:schemeClr w14:val="tx1"/>
            </w14:solidFill>
          </w14:textFill>
        </w:rPr>
        <w:t>，</w:t>
      </w:r>
      <w:r>
        <w:rPr>
          <w:rFonts w:ascii="Times New Roman" w:cs="Times New Roman" w:hAnsiTheme="minorEastAsia" w:eastAsiaTheme="minorEastAsia"/>
          <w:color w:val="000000" w:themeColor="text1"/>
          <w:szCs w:val="24"/>
          <w14:textFill>
            <w14:solidFill>
              <w14:schemeClr w14:val="tx1"/>
            </w14:solidFill>
          </w14:textFill>
        </w:rPr>
        <w:t>必须对</w:t>
      </w:r>
      <w:r>
        <w:rPr>
          <w:rFonts w:ascii="Times New Roman" w:hAnsi="Times New Roman" w:cs="Times New Roman" w:eastAsiaTheme="minorEastAsia"/>
          <w:color w:val="000000" w:themeColor="text1"/>
          <w:szCs w:val="24"/>
          <w14:textFill>
            <w14:solidFill>
              <w14:schemeClr w14:val="tx1"/>
            </w14:solidFill>
          </w14:textFill>
        </w:rPr>
        <w:t>CMTS</w:t>
      </w:r>
      <w:r>
        <w:rPr>
          <w:rFonts w:ascii="Times New Roman" w:cs="Times New Roman" w:hAnsiTheme="minorEastAsia" w:eastAsiaTheme="minorEastAsia"/>
          <w:color w:val="000000" w:themeColor="text1"/>
          <w:szCs w:val="24"/>
          <w14:textFill>
            <w14:solidFill>
              <w14:schemeClr w14:val="tx1"/>
            </w14:solidFill>
          </w14:textFill>
        </w:rPr>
        <w:t>头端进行正确配置和测试。</w:t>
      </w:r>
    </w:p>
    <w:p>
      <w:pPr>
        <w:pStyle w:val="7"/>
        <w:adjustRightInd w:val="0"/>
        <w:snapToGrid w:val="0"/>
        <w:spacing w:line="360" w:lineRule="auto"/>
        <w:ind w:firstLine="480" w:firstLineChars="200"/>
        <w:jc w:val="both"/>
        <w:rPr>
          <w:rFonts w:ascii="Times New Roman" w:hAnsi="Times New Roman" w:cs="Times New Roman" w:eastAsiaTheme="minorEastAsia"/>
          <w:color w:val="000000" w:themeColor="text1"/>
          <w:szCs w:val="24"/>
          <w14:textFill>
            <w14:solidFill>
              <w14:schemeClr w14:val="tx1"/>
            </w14:solidFill>
          </w14:textFill>
        </w:rPr>
      </w:pPr>
      <w:r>
        <w:rPr>
          <w:rFonts w:ascii="Times New Roman" w:hAnsiTheme="minorEastAsia"/>
          <w:color w:val="000000" w:themeColor="text1"/>
          <w:szCs w:val="24"/>
          <w14:textFill>
            <w14:solidFill>
              <w14:schemeClr w14:val="tx1"/>
            </w14:solidFill>
          </w14:textFill>
        </w:rPr>
        <w:t>常见的接入网改造方式包括</w:t>
      </w:r>
      <w:r>
        <w:rPr>
          <w:rFonts w:ascii="Times New Roman" w:hAnsi="Times New Roman"/>
          <w:color w:val="000000" w:themeColor="text1"/>
          <w:szCs w:val="24"/>
          <w14:textFill>
            <w14:solidFill>
              <w14:schemeClr w14:val="tx1"/>
            </w14:solidFill>
          </w14:textFill>
        </w:rPr>
        <w:t xml:space="preserve"> CMTS</w:t>
      </w:r>
      <w:r>
        <w:rPr>
          <w:rFonts w:ascii="Times New Roman" w:hAnsiTheme="minorEastAsia"/>
          <w:color w:val="000000" w:themeColor="text1"/>
          <w:szCs w:val="24"/>
          <w14:textFill>
            <w14:solidFill>
              <w14:schemeClr w14:val="tx1"/>
            </w14:solidFill>
          </w14:textFill>
        </w:rPr>
        <w:t>、</w:t>
      </w:r>
      <w:r>
        <w:rPr>
          <w:rFonts w:ascii="Times New Roman" w:hAnsi="Times New Roman"/>
          <w:color w:val="000000" w:themeColor="text1"/>
          <w:szCs w:val="24"/>
          <w14:textFill>
            <w14:solidFill>
              <w14:schemeClr w14:val="tx1"/>
            </w14:solidFill>
          </w14:textFill>
        </w:rPr>
        <w:t xml:space="preserve">EPON </w:t>
      </w:r>
      <w:r>
        <w:rPr>
          <w:rFonts w:ascii="Times New Roman" w:hAnsiTheme="minorEastAsia"/>
          <w:color w:val="000000" w:themeColor="text1"/>
          <w:szCs w:val="24"/>
          <w14:textFill>
            <w14:solidFill>
              <w14:schemeClr w14:val="tx1"/>
            </w14:solidFill>
          </w14:textFill>
        </w:rPr>
        <w:t>和</w:t>
      </w:r>
      <w:r>
        <w:rPr>
          <w:rFonts w:ascii="Times New Roman" w:hAnsi="Times New Roman"/>
          <w:color w:val="000000" w:themeColor="text1"/>
          <w:szCs w:val="24"/>
          <w14:textFill>
            <w14:solidFill>
              <w14:schemeClr w14:val="tx1"/>
            </w14:solidFill>
          </w14:textFill>
        </w:rPr>
        <w:t xml:space="preserve"> MAS </w:t>
      </w:r>
      <w:r>
        <w:rPr>
          <w:rFonts w:ascii="Times New Roman" w:hAnsiTheme="minorEastAsia"/>
          <w:color w:val="000000" w:themeColor="text1"/>
          <w:szCs w:val="24"/>
          <w14:textFill>
            <w14:solidFill>
              <w14:schemeClr w14:val="tx1"/>
            </w14:solidFill>
          </w14:textFill>
        </w:rPr>
        <w:t>等</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虽然它们在成本、施工和协议等方面各有千秋</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但最终的目的无非就是改变现有单向网络为双向网络。</w:t>
      </w:r>
      <w:r>
        <w:rPr>
          <w:rFonts w:hint="eastAsia" w:ascii="Times New Roman" w:hAnsiTheme="minorEastAsia"/>
          <w:color w:val="000000" w:themeColor="text1"/>
          <w:szCs w:val="24"/>
          <w14:textFill>
            <w14:solidFill>
              <w14:schemeClr w14:val="tx1"/>
            </w14:solidFill>
          </w14:textFill>
        </w:rPr>
        <w:t>近</w:t>
      </w:r>
      <w:r>
        <w:rPr>
          <w:rFonts w:ascii="Times New Roman" w:hAnsiTheme="minorEastAsia"/>
          <w:color w:val="000000" w:themeColor="text1"/>
          <w:szCs w:val="24"/>
          <w14:textFill>
            <w14:solidFill>
              <w14:schemeClr w14:val="tx1"/>
            </w14:solidFill>
          </w14:textFill>
        </w:rPr>
        <w:t>年来</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通过基于</w:t>
      </w:r>
      <w:r>
        <w:rPr>
          <w:rFonts w:ascii="Times New Roman" w:hAnsi="Times New Roman"/>
          <w:color w:val="000000" w:themeColor="text1"/>
          <w:szCs w:val="24"/>
          <w14:textFill>
            <w14:solidFill>
              <w14:schemeClr w14:val="tx1"/>
            </w14:solidFill>
          </w14:textFill>
        </w:rPr>
        <w:t xml:space="preserve"> DOCSIS </w:t>
      </w:r>
      <w:r>
        <w:rPr>
          <w:rFonts w:ascii="Times New Roman" w:hAnsiTheme="minorEastAsia"/>
          <w:color w:val="000000" w:themeColor="text1"/>
          <w:szCs w:val="24"/>
          <w14:textFill>
            <w14:solidFill>
              <w14:schemeClr w14:val="tx1"/>
            </w14:solidFill>
          </w14:textFill>
        </w:rPr>
        <w:t>接入标准的</w:t>
      </w:r>
      <w:r>
        <w:rPr>
          <w:rFonts w:ascii="Times New Roman" w:hAnsi="Times New Roman"/>
          <w:color w:val="000000" w:themeColor="text1"/>
          <w:szCs w:val="24"/>
          <w14:textFill>
            <w14:solidFill>
              <w14:schemeClr w14:val="tx1"/>
            </w14:solidFill>
          </w14:textFill>
        </w:rPr>
        <w:t xml:space="preserve">Cable Modem </w:t>
      </w:r>
      <w:r>
        <w:rPr>
          <w:rFonts w:ascii="Times New Roman" w:hAnsiTheme="minorEastAsia"/>
          <w:color w:val="000000" w:themeColor="text1"/>
          <w:szCs w:val="24"/>
          <w14:textFill>
            <w14:solidFill>
              <w14:schemeClr w14:val="tx1"/>
            </w14:solidFill>
          </w14:textFill>
        </w:rPr>
        <w:t>接入方式开展宽带接入业务是广电所选用的主流方向</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它是基于广电技术体系发展起来的技术模式</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在</w:t>
      </w:r>
      <w:r>
        <w:rPr>
          <w:rFonts w:ascii="Times New Roman" w:hAnsi="Times New Roman"/>
          <w:color w:val="000000" w:themeColor="text1"/>
          <w:szCs w:val="24"/>
          <w14:textFill>
            <w14:solidFill>
              <w14:schemeClr w14:val="tx1"/>
            </w14:solidFill>
          </w14:textFill>
        </w:rPr>
        <w:t xml:space="preserve"> HFC </w:t>
      </w:r>
      <w:r>
        <w:rPr>
          <w:rFonts w:ascii="Times New Roman" w:hAnsiTheme="minorEastAsia"/>
          <w:color w:val="000000" w:themeColor="text1"/>
          <w:szCs w:val="24"/>
          <w14:textFill>
            <w14:solidFill>
              <w14:schemeClr w14:val="tx1"/>
            </w14:solidFill>
          </w14:textFill>
        </w:rPr>
        <w:t>完成双向改造的基础上</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就可以开展广电的宽带上网业务</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是最直接的实现方式。随着</w:t>
      </w:r>
      <w:r>
        <w:rPr>
          <w:rFonts w:ascii="Times New Roman" w:hAnsi="Times New Roman"/>
          <w:color w:val="000000" w:themeColor="text1"/>
          <w:szCs w:val="24"/>
          <w14:textFill>
            <w14:solidFill>
              <w14:schemeClr w14:val="tx1"/>
            </w14:solidFill>
          </w14:textFill>
        </w:rPr>
        <w:t xml:space="preserve"> DOCSIS3.0 </w:t>
      </w:r>
      <w:r>
        <w:rPr>
          <w:rFonts w:ascii="Times New Roman" w:hAnsiTheme="minorEastAsia"/>
          <w:color w:val="000000" w:themeColor="text1"/>
          <w:szCs w:val="24"/>
          <w14:textFill>
            <w14:solidFill>
              <w14:schemeClr w14:val="tx1"/>
            </w14:solidFill>
          </w14:textFill>
        </w:rPr>
        <w:t>的出现</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以及</w:t>
      </w:r>
      <w:r>
        <w:rPr>
          <w:rFonts w:ascii="Times New Roman" w:hAnsi="Times New Roman"/>
          <w:color w:val="000000" w:themeColor="text1"/>
          <w:szCs w:val="24"/>
          <w14:textFill>
            <w14:solidFill>
              <w14:schemeClr w14:val="tx1"/>
            </w14:solidFill>
          </w14:textFill>
        </w:rPr>
        <w:t xml:space="preserve"> IPQAM </w:t>
      </w:r>
      <w:r>
        <w:rPr>
          <w:rFonts w:ascii="Times New Roman" w:hAnsiTheme="minorEastAsia"/>
          <w:color w:val="000000" w:themeColor="text1"/>
          <w:szCs w:val="24"/>
          <w14:textFill>
            <w14:solidFill>
              <w14:schemeClr w14:val="tx1"/>
            </w14:solidFill>
          </w14:textFill>
        </w:rPr>
        <w:t>的广泛应用</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增加下行带宽</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同时优化上行带宽</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将大大降低带宽的成本</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为多业务的融合扫清了接入障碍</w:t>
      </w:r>
      <w:r>
        <w:rPr>
          <w:rFonts w:hint="eastAsia" w:ascii="Times New Roman" w:hAnsi="Times New Roman"/>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成为有线运营商建网的主要方式之一。本论文详细总结了该体系结构涉及到的各方面技术、设备，设备间数据的传输以及传输协议，主要是</w:t>
      </w:r>
      <w:r>
        <w:rPr>
          <w:rFonts w:ascii="Times New Roman" w:hAnsi="Times New Roman"/>
          <w:color w:val="000000" w:themeColor="text1"/>
          <w:szCs w:val="24"/>
          <w14:textFill>
            <w14:solidFill>
              <w14:schemeClr w14:val="tx1"/>
            </w14:solidFill>
          </w14:textFill>
        </w:rPr>
        <w:t>CMTS</w:t>
      </w:r>
      <w:r>
        <w:rPr>
          <w:rFonts w:ascii="Times New Roman" w:hAnsiTheme="minorEastAsia"/>
          <w:color w:val="000000" w:themeColor="text1"/>
          <w:szCs w:val="24"/>
          <w14:textFill>
            <w14:solidFill>
              <w14:schemeClr w14:val="tx1"/>
            </w14:solidFill>
          </w14:textFill>
        </w:rPr>
        <w:t>与</w:t>
      </w:r>
      <w:r>
        <w:rPr>
          <w:rFonts w:ascii="Times New Roman" w:hAnsi="Times New Roman"/>
          <w:color w:val="000000" w:themeColor="text1"/>
          <w:szCs w:val="24"/>
          <w14:textFill>
            <w14:solidFill>
              <w14:schemeClr w14:val="tx1"/>
            </w14:solidFill>
          </w14:textFill>
        </w:rPr>
        <w:t>CM</w:t>
      </w:r>
      <w:r>
        <w:rPr>
          <w:rFonts w:ascii="Times New Roman" w:hAnsiTheme="minorEastAsia"/>
          <w:color w:val="000000" w:themeColor="text1"/>
          <w:szCs w:val="24"/>
          <w14:textFill>
            <w14:solidFill>
              <w14:schemeClr w14:val="tx1"/>
            </w14:solidFill>
          </w14:textFill>
        </w:rPr>
        <w:t>交换系统的路由与接入交换，以及探索智能电视网络在未来可能突破的研究方向</w:t>
      </w:r>
      <w:r>
        <w:rPr>
          <w:rFonts w:hint="eastAsia" w:ascii="Times New Roman" w:hAnsiTheme="minorEastAsia"/>
          <w:color w:val="000000" w:themeColor="text1"/>
          <w:szCs w:val="24"/>
          <w14:textFill>
            <w14:solidFill>
              <w14:schemeClr w14:val="tx1"/>
            </w14:solidFill>
          </w14:textFill>
        </w:rPr>
        <w:t>。</w:t>
      </w:r>
    </w:p>
    <w:p>
      <w:pPr>
        <w:adjustRightInd w:val="0"/>
        <w:snapToGrid w:val="0"/>
        <w:spacing w:line="360" w:lineRule="auto"/>
        <w:jc w:val="both"/>
        <w:rPr>
          <w:rFonts w:ascii="Times New Roman" w:hAnsi="Times New Roman" w:eastAsiaTheme="minorEastAsia"/>
          <w:b/>
          <w:szCs w:val="24"/>
        </w:rPr>
      </w:pPr>
      <w:r>
        <w:rPr>
          <w:rFonts w:ascii="Times New Roman" w:hAnsiTheme="minorEastAsia"/>
          <w:b/>
          <w:szCs w:val="24"/>
        </w:rPr>
        <w:t>关键词</w:t>
      </w:r>
      <w:r>
        <w:rPr>
          <w:rFonts w:hint="eastAsia" w:ascii="Times New Roman" w:hAnsiTheme="minorEastAsia"/>
          <w:b/>
          <w:szCs w:val="24"/>
        </w:rPr>
        <w:t>：</w:t>
      </w:r>
      <w:r>
        <w:rPr>
          <w:rFonts w:ascii="Times New Roman" w:hAnsi="Times New Roman"/>
          <w:b/>
          <w:szCs w:val="24"/>
        </w:rPr>
        <w:t xml:space="preserve">  </w:t>
      </w:r>
      <w:r>
        <w:rPr>
          <w:rFonts w:ascii="Times New Roman" w:hAnsi="Times New Roman"/>
          <w:szCs w:val="24"/>
        </w:rPr>
        <w:t>CMTS    Cable</w:t>
      </w:r>
      <w:r>
        <w:rPr>
          <w:rFonts w:hint="eastAsia" w:ascii="Times New Roman" w:hAnsi="Times New Roman"/>
          <w:szCs w:val="24"/>
        </w:rPr>
        <w:t xml:space="preserve"> </w:t>
      </w:r>
      <w:r>
        <w:rPr>
          <w:rFonts w:ascii="Times New Roman" w:hAnsi="Times New Roman"/>
          <w:szCs w:val="24"/>
        </w:rPr>
        <w:t xml:space="preserve">Modem  DOCSIS   </w:t>
      </w:r>
      <w:r>
        <w:rPr>
          <w:rFonts w:hint="eastAsia" w:ascii="Times New Roman" w:hAnsi="Times New Roman" w:eastAsiaTheme="minorEastAsia"/>
          <w:color w:val="000000" w:themeColor="text1"/>
          <w:szCs w:val="24"/>
          <w14:textFill>
            <w14:solidFill>
              <w14:schemeClr w14:val="tx1"/>
            </w14:solidFill>
          </w14:textFill>
        </w:rPr>
        <w:t>路由和交换测试</w:t>
      </w:r>
    </w:p>
    <w:p>
      <w:pPr>
        <w:adjustRightInd w:val="0"/>
        <w:snapToGrid w:val="0"/>
        <w:spacing w:line="360" w:lineRule="auto"/>
        <w:rPr>
          <w:rFonts w:ascii="Times New Roman" w:hAnsi="Times New Roman"/>
          <w:b/>
          <w:bCs/>
          <w:szCs w:val="24"/>
          <w:highlight w:val="yellow"/>
        </w:rPr>
        <w:sectPr>
          <w:footerReference r:id="rId6" w:type="first"/>
          <w:footerReference r:id="rId5" w:type="default"/>
          <w:pgSz w:w="11906" w:h="16838"/>
          <w:pgMar w:top="1440" w:right="1797" w:bottom="1440" w:left="1797" w:header="851" w:footer="992" w:gutter="0"/>
          <w:pgBorders>
            <w:top w:val="none" w:color="auto" w:sz="0" w:space="1"/>
            <w:left w:val="none" w:color="auto" w:sz="0" w:space="4"/>
            <w:bottom w:val="none" w:color="auto" w:sz="0" w:space="1"/>
            <w:right w:val="none" w:color="auto" w:sz="0" w:space="4"/>
          </w:pgBorders>
          <w:pgNumType w:fmt="upperRoman" w:start="1"/>
          <w:cols w:space="425" w:num="1"/>
          <w:titlePg/>
          <w:docGrid w:type="linesAndChars" w:linePitch="326" w:charSpace="0"/>
        </w:sectPr>
      </w:pPr>
    </w:p>
    <w:p>
      <w:pPr>
        <w:shd w:val="clear"/>
        <w:adjustRightInd w:val="0"/>
        <w:snapToGrid w:val="0"/>
        <w:spacing w:line="360" w:lineRule="auto"/>
        <w:jc w:val="center"/>
        <w:rPr>
          <w:rFonts w:hint="default" w:ascii="Times New Roman" w:hAnsi="Times New Roman" w:cs="Times New Roman"/>
          <w:b/>
          <w:bCs/>
          <w:color w:val="2B2B2B"/>
          <w:sz w:val="28"/>
          <w:szCs w:val="28"/>
          <w:shd w:val="clear" w:color="auto" w:fill="F8F8F8"/>
        </w:rPr>
      </w:pPr>
    </w:p>
    <w:p>
      <w:pPr>
        <w:shd w:val="clear"/>
        <w:adjustRightInd w:val="0"/>
        <w:snapToGrid w:val="0"/>
        <w:spacing w:line="360" w:lineRule="auto"/>
        <w:jc w:val="center"/>
        <w:rPr>
          <w:rFonts w:hint="default" w:ascii="Times New Roman" w:hAnsi="Times New Roman" w:cs="Times New Roman"/>
          <w:b/>
          <w:bCs/>
          <w:color w:val="2B2B2B"/>
          <w:sz w:val="28"/>
          <w:szCs w:val="28"/>
          <w:shd w:val="clear"/>
        </w:rPr>
      </w:pPr>
      <w:r>
        <w:rPr>
          <w:rFonts w:hint="default" w:ascii="Times New Roman" w:hAnsi="Times New Roman" w:cs="Times New Roman"/>
          <w:b/>
          <w:bCs/>
          <w:color w:val="2B2B2B"/>
          <w:sz w:val="28"/>
          <w:szCs w:val="28"/>
          <w:shd w:val="clear"/>
        </w:rPr>
        <w:t>CMTS equipment based on DOCSIS protocol routing functions with access to the test</w:t>
      </w:r>
    </w:p>
    <w:p>
      <w:pPr>
        <w:adjustRightInd w:val="0"/>
        <w:snapToGrid w:val="0"/>
        <w:spacing w:line="360" w:lineRule="auto"/>
        <w:jc w:val="center"/>
        <w:rPr>
          <w:rFonts w:ascii="Times" w:hAnsi="Times" w:cs="Arial"/>
          <w:b/>
          <w:bCs/>
          <w:color w:val="2B2B2B"/>
          <w:sz w:val="27"/>
          <w:szCs w:val="27"/>
          <w:shd w:val="clear" w:color="auto" w:fill="F8F8F8"/>
        </w:rPr>
      </w:pPr>
      <w:r>
        <w:rPr>
          <w:rFonts w:ascii="Times" w:hAnsi="Times"/>
          <w:sz w:val="23"/>
          <w:szCs w:val="23"/>
        </w:rPr>
        <w:t>Ba</w:t>
      </w:r>
      <w:r>
        <w:rPr>
          <w:rFonts w:hint="eastAsia" w:ascii="Times" w:hAnsi="Times"/>
          <w:sz w:val="23"/>
          <w:szCs w:val="23"/>
          <w:lang w:val="en-US" w:eastAsia="zh-CN"/>
        </w:rPr>
        <w:t xml:space="preserve"> </w:t>
      </w:r>
      <w:r>
        <w:rPr>
          <w:rFonts w:hint="eastAsia" w:ascii="Times" w:hAnsi="Times"/>
          <w:sz w:val="23"/>
          <w:szCs w:val="23"/>
        </w:rPr>
        <w:t>H</w:t>
      </w:r>
      <w:r>
        <w:rPr>
          <w:rFonts w:ascii="Times" w:hAnsi="Times"/>
          <w:sz w:val="23"/>
          <w:szCs w:val="23"/>
        </w:rPr>
        <w:t>uaiju</w:t>
      </w:r>
      <w:r>
        <w:rPr>
          <w:rFonts w:hint="eastAsia" w:ascii="Times" w:hAnsi="Times"/>
          <w:sz w:val="23"/>
          <w:szCs w:val="23"/>
          <w:lang w:val="en-US" w:eastAsia="zh-CN"/>
        </w:rPr>
        <w:t xml:space="preserve">   </w:t>
      </w:r>
    </w:p>
    <w:p>
      <w:pPr>
        <w:adjustRightInd w:val="0"/>
        <w:snapToGrid w:val="0"/>
        <w:spacing w:line="360" w:lineRule="auto"/>
        <w:jc w:val="center"/>
        <w:rPr>
          <w:rFonts w:ascii="Times" w:hAnsi="Times" w:cs="Arial"/>
          <w:b/>
          <w:bCs/>
          <w:color w:val="2B2B2B"/>
          <w:sz w:val="27"/>
          <w:szCs w:val="27"/>
          <w:shd w:val="clear" w:color="auto" w:fill="F8F8F8"/>
        </w:rPr>
      </w:pPr>
      <w:r>
        <w:rPr>
          <w:rFonts w:hint="eastAsia" w:ascii="Times" w:hAnsi="Times"/>
          <w:sz w:val="23"/>
          <w:szCs w:val="23"/>
        </w:rPr>
        <w:t xml:space="preserve">( </w:t>
      </w:r>
      <w:r>
        <w:rPr>
          <w:rFonts w:ascii="Times" w:hAnsi="Times"/>
          <w:sz w:val="23"/>
          <w:szCs w:val="23"/>
        </w:rPr>
        <w:t>College of Mathematics and Informat</w:t>
      </w:r>
      <w:r>
        <w:rPr>
          <w:rFonts w:hint="eastAsia" w:ascii="Times" w:hAnsi="Times"/>
          <w:sz w:val="23"/>
          <w:szCs w:val="23"/>
        </w:rPr>
        <w:t>i</w:t>
      </w:r>
      <w:r>
        <w:rPr>
          <w:rFonts w:hint="eastAsia" w:ascii="Times" w:hAnsi="Times"/>
          <w:sz w:val="23"/>
          <w:szCs w:val="23"/>
          <w:lang w:val="en-US" w:eastAsia="zh-CN"/>
        </w:rPr>
        <w:t>cs</w:t>
      </w:r>
      <w:r>
        <w:rPr>
          <w:rFonts w:ascii="Times New Roman" w:hAnsi="Times New Roman"/>
          <w:szCs w:val="24"/>
        </w:rPr>
        <w:t xml:space="preserve">, </w:t>
      </w:r>
      <w:r>
        <w:rPr>
          <w:rFonts w:ascii="Times" w:hAnsi="Times"/>
          <w:sz w:val="23"/>
          <w:szCs w:val="23"/>
        </w:rPr>
        <w:t>South China Agricultural University</w:t>
      </w:r>
      <w:r>
        <w:rPr>
          <w:rFonts w:ascii="Times New Roman" w:hAnsi="Times New Roman"/>
          <w:szCs w:val="24"/>
        </w:rPr>
        <w:t xml:space="preserve">, </w:t>
      </w:r>
      <w:r>
        <w:rPr>
          <w:rFonts w:ascii="Times" w:hAnsi="Times"/>
          <w:sz w:val="23"/>
          <w:szCs w:val="23"/>
        </w:rPr>
        <w:t>Guangzhou 510642</w:t>
      </w:r>
      <w:r>
        <w:rPr>
          <w:rFonts w:ascii="Times New Roman" w:hAnsi="Times New Roman"/>
          <w:szCs w:val="24"/>
        </w:rPr>
        <w:t xml:space="preserve">, </w:t>
      </w:r>
      <w:r>
        <w:rPr>
          <w:rFonts w:ascii="Times" w:hAnsi="Times"/>
          <w:sz w:val="23"/>
          <w:szCs w:val="23"/>
        </w:rPr>
        <w:t>China)</w:t>
      </w:r>
    </w:p>
    <w:p>
      <w:pPr>
        <w:adjustRightInd w:val="0"/>
        <w:snapToGrid w:val="0"/>
        <w:spacing w:line="360" w:lineRule="auto"/>
        <w:jc w:val="both"/>
        <w:rPr>
          <w:rFonts w:ascii="Times New Roman" w:hAnsi="Times New Roman"/>
          <w:b/>
          <w:sz w:val="24"/>
          <w:szCs w:val="24"/>
        </w:rPr>
      </w:pPr>
      <w:r>
        <w:rPr>
          <w:rFonts w:ascii="Times New Roman" w:hAnsi="Times New Roman"/>
          <w:b/>
          <w:sz w:val="24"/>
          <w:szCs w:val="24"/>
        </w:rPr>
        <w:t>Abstract</w:t>
      </w:r>
      <w:r>
        <w:rPr>
          <w:rFonts w:hint="eastAsia" w:ascii="Times New Roman" w:hAnsi="Times New Roman"/>
          <w:b/>
          <w:sz w:val="24"/>
          <w:szCs w:val="24"/>
        </w:rPr>
        <w:t>：</w:t>
      </w:r>
      <w:r>
        <w:rPr>
          <w:rFonts w:ascii="Times New Roman" w:hAnsi="Times New Roman"/>
          <w:sz w:val="24"/>
          <w:szCs w:val="24"/>
        </w:rPr>
        <w:t>How to develop multi-functional business in rich Internet TV. Give full play to the advantages of broadband network, make the cable network become a comprehensive service network, its key technology is to one-way cable television network into two-way cable television network. CM (Cable Modem) access is using its original HFC network radio, film and television system, to provide users with data access. CM access system is mainly composed of CMTS head end equipment, two-way HFC network, the system of server and CM. In order to ensure that users access the Internet, must be properly CMTS tip to configuration and test.</w:t>
      </w:r>
    </w:p>
    <w:p>
      <w:pPr>
        <w:adjustRightInd w:val="0"/>
        <w:snapToGrid w:val="0"/>
        <w:spacing w:line="360" w:lineRule="auto"/>
        <w:ind w:firstLine="480" w:firstLineChars="200"/>
        <w:jc w:val="both"/>
        <w:rPr>
          <w:rFonts w:ascii="Times New Roman" w:hAnsi="Times New Roman"/>
          <w:sz w:val="24"/>
          <w:szCs w:val="24"/>
        </w:rPr>
      </w:pPr>
      <w:r>
        <w:rPr>
          <w:rFonts w:ascii="Times New Roman" w:hAnsi="Times New Roman"/>
          <w:sz w:val="24"/>
          <w:szCs w:val="24"/>
        </w:rPr>
        <w:t>Including CMTS, EPON access network reconstruction methods and MAS, although they are in different aspects such as cost, construction and agreement, but in the end does not change the existing one-way network for the purpose of the bidirectional network. In recent years, based on DOCSIS standard access to the Cable Modem access to broadband access business is the mainstream direction of radio, film and chooses, it is developed based on the technology of radio, film and television system of technical patterns, in complete on the basis of the reconstruction of the two-way HFC, can carry out radio and television business, broadband Internet access is the most direct way of implementation. With the emergence of DOCSIS3.0, as well as the extensive application of IPQAM, increase the downlink bandwidth, optimizing uplink bandwidth at the same time, will greatly reduce the cost of bandwidth, the fusion of multiple business cleared the access barrier, become one of the main methods of how to build a cable operators. This thesis summarizes in detail the architecture involves all aspects of the technology and equipment, the transfer of data between devices as well as the transport protocol, mainly is the CMTS and CM routing and switching system connected to the exchange and explore the smart TV network may break through in the future research direction</w:t>
      </w:r>
      <w:r>
        <w:rPr>
          <w:rFonts w:hint="eastAsia" w:ascii="Times New Roman" w:hAnsiTheme="minorEastAsia"/>
          <w:sz w:val="24"/>
          <w:szCs w:val="24"/>
        </w:rPr>
        <w:t>.</w:t>
      </w:r>
    </w:p>
    <w:p>
      <w:pPr>
        <w:adjustRightInd w:val="0"/>
        <w:snapToGrid w:val="0"/>
        <w:rPr>
          <w:rFonts w:ascii="Times New Roman" w:hAnsi="Times New Roman"/>
          <w:b/>
          <w:sz w:val="24"/>
          <w:szCs w:val="24"/>
        </w:rPr>
        <w:sectPr>
          <w:footerReference r:id="rId7" w:type="first"/>
          <w:pgSz w:w="11906" w:h="16838"/>
          <w:pgMar w:top="1440" w:right="1797" w:bottom="1440" w:left="1797" w:header="851" w:footer="1020" w:gutter="0"/>
          <w:pgBorders>
            <w:top w:val="none" w:color="auto" w:sz="0" w:space="1"/>
            <w:left w:val="none" w:color="auto" w:sz="0" w:space="4"/>
            <w:bottom w:val="none" w:color="auto" w:sz="0" w:space="1"/>
            <w:right w:val="none" w:color="auto" w:sz="0" w:space="4"/>
          </w:pgBorders>
          <w:pgNumType w:fmt="upperRoman"/>
          <w:cols w:space="425" w:num="1"/>
          <w:titlePg/>
          <w:docGrid w:type="linesAndChars" w:linePitch="326" w:charSpace="0"/>
        </w:sectPr>
      </w:pPr>
      <w:r>
        <w:rPr>
          <w:rFonts w:ascii="Times New Roman" w:hAnsi="Times New Roman"/>
          <w:b/>
          <w:bCs w:val="0"/>
          <w:sz w:val="24"/>
          <w:szCs w:val="24"/>
        </w:rPr>
        <w:t xml:space="preserve">Key words </w:t>
      </w:r>
      <w:r>
        <w:rPr>
          <w:rFonts w:ascii="Times New Roman" w:hAnsiTheme="minorEastAsia"/>
          <w:b/>
          <w:bCs w:val="0"/>
          <w:sz w:val="24"/>
          <w:szCs w:val="24"/>
        </w:rPr>
        <w:t>：</w:t>
      </w:r>
      <w:r>
        <w:rPr>
          <w:rFonts w:ascii="Times New Roman" w:hAnsi="Times New Roman"/>
          <w:sz w:val="24"/>
          <w:szCs w:val="24"/>
        </w:rPr>
        <w:t>CMTS  Cable</w:t>
      </w:r>
      <w:r>
        <w:rPr>
          <w:rFonts w:hint="eastAsia" w:ascii="Times New Roman" w:hAnsi="Times New Roman"/>
          <w:sz w:val="24"/>
          <w:szCs w:val="24"/>
        </w:rPr>
        <w:t xml:space="preserve"> </w:t>
      </w:r>
      <w:r>
        <w:rPr>
          <w:rFonts w:ascii="Times New Roman" w:hAnsi="Times New Roman"/>
          <w:sz w:val="24"/>
          <w:szCs w:val="24"/>
        </w:rPr>
        <w:t xml:space="preserve">Modem </w:t>
      </w:r>
      <w:r>
        <w:rPr>
          <w:rFonts w:hint="eastAsia" w:ascii="Times New Roman" w:hAnsi="Times New Roman"/>
          <w:sz w:val="24"/>
          <w:szCs w:val="24"/>
        </w:rPr>
        <w:t xml:space="preserve"> </w:t>
      </w:r>
      <w:r>
        <w:rPr>
          <w:rFonts w:ascii="Times New Roman" w:hAnsi="Times New Roman"/>
          <w:sz w:val="24"/>
          <w:szCs w:val="24"/>
        </w:rPr>
        <w:t>DOCSIS</w:t>
      </w:r>
      <w:r>
        <w:rPr>
          <w:rFonts w:hint="eastAsia" w:ascii="Times New Roman" w:hAnsi="Times New Roman"/>
          <w:sz w:val="24"/>
          <w:szCs w:val="24"/>
        </w:rPr>
        <w:t xml:space="preserve"> </w:t>
      </w:r>
      <w:r>
        <w:rPr>
          <w:rFonts w:ascii="Times New Roman" w:hAnsi="Times New Roman"/>
          <w:sz w:val="24"/>
          <w:szCs w:val="24"/>
        </w:rPr>
        <w:t xml:space="preserve"> </w:t>
      </w:r>
      <w:r>
        <w:rPr>
          <w:rFonts w:ascii="Times New Roman" w:hAnsi="Times New Roman" w:eastAsia="Tahoma"/>
          <w:color w:val="000000" w:themeColor="text1"/>
          <w:sz w:val="24"/>
          <w:szCs w:val="24"/>
          <w14:textFill>
            <w14:solidFill>
              <w14:schemeClr w14:val="tx1"/>
            </w14:solidFill>
          </w14:textFill>
        </w:rPr>
        <w:t xml:space="preserve">Routing and </w:t>
      </w:r>
      <w:r>
        <w:rPr>
          <w:rFonts w:hint="eastAsia" w:ascii="Times New Roman" w:hAnsi="Times New Roman"/>
          <w:color w:val="000000" w:themeColor="text1"/>
          <w:sz w:val="24"/>
          <w:szCs w:val="24"/>
          <w14:textFill>
            <w14:solidFill>
              <w14:schemeClr w14:val="tx1"/>
            </w14:solidFill>
          </w14:textFill>
        </w:rPr>
        <w:t>A</w:t>
      </w:r>
      <w:r>
        <w:rPr>
          <w:rFonts w:ascii="Times New Roman" w:hAnsi="Times New Roman" w:eastAsia="Tahoma"/>
          <w:color w:val="000000" w:themeColor="text1"/>
          <w:sz w:val="24"/>
          <w:szCs w:val="24"/>
          <w14:textFill>
            <w14:solidFill>
              <w14:schemeClr w14:val="tx1"/>
            </w14:solidFill>
          </w14:textFill>
        </w:rPr>
        <w:t>ccess</w:t>
      </w:r>
      <w:r>
        <w:rPr>
          <w:rFonts w:ascii="Times New Roman" w:hAnsi="Times New Roman"/>
          <w:color w:val="000000" w:themeColor="text1"/>
          <w:sz w:val="24"/>
          <w:szCs w:val="24"/>
          <w14:textFill>
            <w14:solidFill>
              <w14:schemeClr w14:val="tx1"/>
            </w14:solidFill>
          </w14:textFill>
        </w:rPr>
        <w:t xml:space="preserve"> </w:t>
      </w:r>
      <w:r>
        <w:rPr>
          <w:rFonts w:ascii="Times New Roman" w:hAnsi="Times New Roman"/>
          <w:sz w:val="24"/>
          <w:szCs w:val="24"/>
        </w:rPr>
        <w:t>Testing</w:t>
      </w:r>
    </w:p>
    <w:p>
      <w:pPr>
        <w:pStyle w:val="29"/>
        <w:tabs>
          <w:tab w:val="center" w:pos="4156"/>
        </w:tabs>
        <w:adjustRightInd w:val="0"/>
        <w:snapToGrid w:val="0"/>
        <w:spacing w:before="0" w:line="240" w:lineRule="auto"/>
        <w:jc w:val="center"/>
        <w:rPr>
          <w:rFonts w:ascii="Times New Roman" w:hAnsi="Times New Roman" w:cs="Times New Roman" w:eastAsiaTheme="minorEastAsia"/>
          <w:color w:val="000000" w:themeColor="text1"/>
          <w:sz w:val="28"/>
          <w:szCs w:val="28"/>
          <w14:textFill>
            <w14:solidFill>
              <w14:schemeClr w14:val="tx1"/>
            </w14:solidFill>
          </w14:textFill>
        </w:rPr>
      </w:pPr>
      <w:r>
        <w:rPr>
          <w:rFonts w:hint="eastAsia" w:ascii="黑体" w:hAnsi="黑体" w:eastAsia="黑体" w:cs="黑体"/>
          <w:color w:val="000000" w:themeColor="text1"/>
          <w:sz w:val="28"/>
          <w:szCs w:val="28"/>
          <w:lang w:val="zh-CN"/>
          <w14:textFill>
            <w14:solidFill>
              <w14:schemeClr w14:val="tx1"/>
            </w14:solidFill>
          </w14:textFill>
        </w:rPr>
        <w:t>目</w:t>
      </w:r>
      <w:r>
        <w:rPr>
          <w:rFonts w:hint="eastAsia" w:ascii="黑体" w:hAnsi="黑体" w:eastAsia="黑体" w:cs="黑体"/>
          <w:color w:val="000000" w:themeColor="text1"/>
          <w:sz w:val="28"/>
          <w:szCs w:val="28"/>
          <w:lang w:val="en-US" w:eastAsia="zh-CN"/>
          <w14:textFill>
            <w14:solidFill>
              <w14:schemeClr w14:val="tx1"/>
            </w14:solidFill>
          </w14:textFill>
        </w:rPr>
        <w:t xml:space="preserve">    </w:t>
      </w:r>
      <w:r>
        <w:rPr>
          <w:rFonts w:hint="eastAsia" w:ascii="黑体" w:hAnsi="黑体" w:eastAsia="黑体" w:cs="黑体"/>
          <w:color w:val="000000" w:themeColor="text1"/>
          <w:sz w:val="28"/>
          <w:szCs w:val="28"/>
          <w:lang w:val="zh-CN"/>
          <w14:textFill>
            <w14:solidFill>
              <w14:schemeClr w14:val="tx1"/>
            </w14:solidFill>
          </w14:textFill>
        </w:rPr>
        <w:t>录</w:t>
      </w:r>
    </w:p>
    <w:p>
      <w:pPr>
        <w:pStyle w:val="11"/>
        <w:tabs>
          <w:tab w:val="right" w:leader="dot" w:pos="8312"/>
        </w:tabs>
        <w:spacing w:line="360" w:lineRule="auto"/>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TOC \o "1-3" \h \z \u </w:instrText>
      </w:r>
      <w:r>
        <w:rPr>
          <w:rFonts w:hint="eastAsia" w:asciiTheme="minorEastAsia" w:hAnsiTheme="minorEastAsia" w:eastAsiaTheme="minorEastAsia" w:cstheme="minorEastAsia"/>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 前言</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_Toc1131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_Toc8878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1.1 课题背景及研究意义</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_Toc8878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_Toc26303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1.2 课题提出及研究内容</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_Toc26303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_Toc27118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1.3 技术路线</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_Toc27118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3</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1"/>
        <w:tabs>
          <w:tab w:val="right" w:leader="dot" w:pos="8312"/>
        </w:tabs>
        <w:spacing w:line="360" w:lineRule="auto"/>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_Toc11886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2 </w:t>
      </w:r>
      <w:r>
        <w:rPr>
          <w:rFonts w:hint="default" w:ascii="Times New Roman" w:hAnsi="Times New Roman" w:cs="Times New Roman" w:eastAsiaTheme="minorEastAsia"/>
          <w:kern w:val="2"/>
          <w:szCs w:val="21"/>
          <w:lang w:val="en-US" w:eastAsia="zh-CN" w:bidi="ar-SA"/>
        </w:rPr>
        <w:t>DOCSIS</w:t>
      </w:r>
      <w:r>
        <w:rPr>
          <w:rFonts w:hint="eastAsia" w:asciiTheme="minorEastAsia" w:hAnsiTheme="minorEastAsia" w:eastAsiaTheme="minorEastAsia" w:cstheme="minorEastAsia"/>
          <w:kern w:val="2"/>
          <w:szCs w:val="21"/>
          <w:lang w:val="en-US" w:eastAsia="zh-CN" w:bidi="ar-SA"/>
        </w:rPr>
        <w:t>协议及系统工作原理</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_Toc11886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4</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_Toc568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2.1</w:t>
      </w:r>
      <w:r>
        <w:rPr>
          <w:rFonts w:hint="default" w:ascii="Times New Roman" w:hAnsi="Times New Roman" w:cs="Times New Roman" w:eastAsiaTheme="minorEastAsia"/>
          <w:kern w:val="2"/>
          <w:szCs w:val="21"/>
          <w:lang w:val="en-US" w:eastAsia="zh-CN" w:bidi="ar-SA"/>
        </w:rPr>
        <w:t xml:space="preserve"> Docsis</w:t>
      </w:r>
      <w:r>
        <w:rPr>
          <w:rFonts w:hint="eastAsia" w:asciiTheme="minorEastAsia" w:hAnsiTheme="minorEastAsia" w:eastAsiaTheme="minorEastAsia" w:cstheme="minorEastAsia"/>
          <w:kern w:val="2"/>
          <w:szCs w:val="21"/>
          <w:lang w:val="en-US" w:eastAsia="zh-CN" w:bidi="ar-SA"/>
        </w:rPr>
        <w:t>协议</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_Toc568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4</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_Toc16552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2.2 基于</w:t>
      </w:r>
      <w:r>
        <w:rPr>
          <w:rFonts w:hint="default" w:ascii="Times New Roman" w:hAnsi="Times New Roman" w:cs="Times New Roman" w:eastAsiaTheme="minorEastAsia"/>
          <w:kern w:val="2"/>
          <w:szCs w:val="21"/>
          <w:lang w:val="en-US" w:eastAsia="zh-CN" w:bidi="ar-SA"/>
        </w:rPr>
        <w:t>Docsis</w:t>
      </w:r>
      <w:r>
        <w:rPr>
          <w:rFonts w:hint="eastAsia" w:asciiTheme="minorEastAsia" w:hAnsiTheme="minorEastAsia" w:eastAsiaTheme="minorEastAsia" w:cstheme="minorEastAsia"/>
          <w:kern w:val="2"/>
          <w:szCs w:val="21"/>
          <w:lang w:val="en-US" w:eastAsia="zh-CN" w:bidi="ar-SA"/>
        </w:rPr>
        <w:t>协议的系统工作原理</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_Toc16552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4</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_Toc16097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2.2.1</w:t>
      </w:r>
      <w:r>
        <w:rPr>
          <w:rFonts w:hint="default" w:ascii="Times New Roman" w:hAnsi="Times New Roman" w:cs="Times New Roman" w:eastAsiaTheme="minorEastAsia"/>
          <w:kern w:val="2"/>
          <w:szCs w:val="21"/>
          <w:lang w:val="en-US" w:eastAsia="zh-CN" w:bidi="ar-SA"/>
        </w:rPr>
        <w:t xml:space="preserve"> CMTS</w:t>
      </w:r>
      <w:r>
        <w:rPr>
          <w:rFonts w:hint="eastAsia" w:asciiTheme="minorEastAsia" w:hAnsiTheme="minorEastAsia" w:eastAsiaTheme="minorEastAsia" w:cstheme="minorEastAsia"/>
          <w:kern w:val="2"/>
          <w:szCs w:val="21"/>
          <w:lang w:val="en-US" w:eastAsia="zh-CN" w:bidi="ar-SA"/>
        </w:rPr>
        <w:t>头端功能</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_Toc16097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5</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_Toc8906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2.2.2 </w:t>
      </w:r>
      <w:r>
        <w:rPr>
          <w:rFonts w:hint="default" w:ascii="Times New Roman" w:hAnsi="Times New Roman" w:cs="Times New Roman" w:eastAsiaTheme="minorEastAsia"/>
          <w:kern w:val="2"/>
          <w:szCs w:val="21"/>
          <w:lang w:val="en-US" w:eastAsia="zh-CN" w:bidi="ar-SA"/>
        </w:rPr>
        <w:t>DHCP</w:t>
      </w:r>
      <w:r>
        <w:rPr>
          <w:rFonts w:hint="eastAsia" w:asciiTheme="minorEastAsia" w:hAnsiTheme="minorEastAsia" w:eastAsiaTheme="minorEastAsia" w:cstheme="minorEastAsia"/>
          <w:kern w:val="2"/>
          <w:szCs w:val="21"/>
          <w:lang w:val="en-US" w:eastAsia="zh-CN" w:bidi="ar-SA"/>
        </w:rPr>
        <w:t>服务器功能</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_Toc8906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5</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_Toc31170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2.2.3 </w:t>
      </w:r>
      <w:r>
        <w:rPr>
          <w:rFonts w:hint="default" w:ascii="Times New Roman" w:hAnsi="Times New Roman" w:cs="Times New Roman" w:eastAsiaTheme="minorEastAsia"/>
          <w:kern w:val="2"/>
          <w:szCs w:val="21"/>
          <w:lang w:val="en-US" w:eastAsia="zh-CN" w:bidi="ar-SA"/>
        </w:rPr>
        <w:t>TFTP</w:t>
      </w:r>
      <w:r>
        <w:rPr>
          <w:rFonts w:hint="eastAsia" w:asciiTheme="minorEastAsia" w:hAnsiTheme="minorEastAsia" w:eastAsiaTheme="minorEastAsia" w:cstheme="minorEastAsia"/>
          <w:kern w:val="2"/>
          <w:szCs w:val="21"/>
          <w:lang w:val="en-US" w:eastAsia="zh-CN" w:bidi="ar-SA"/>
        </w:rPr>
        <w:t>服务器功能</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_Toc31170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6</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_Toc20852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2.2.4</w:t>
      </w:r>
      <w:r>
        <w:rPr>
          <w:rFonts w:hint="default" w:ascii="Times New Roman" w:hAnsi="Times New Roman" w:cs="Times New Roman" w:eastAsiaTheme="minorEastAsia"/>
          <w:kern w:val="2"/>
          <w:szCs w:val="21"/>
          <w:lang w:val="en-US" w:eastAsia="zh-CN" w:bidi="ar-SA"/>
        </w:rPr>
        <w:t xml:space="preserve"> CMTS</w:t>
      </w:r>
      <w:r>
        <w:rPr>
          <w:rFonts w:hint="eastAsia" w:asciiTheme="minorEastAsia" w:hAnsiTheme="minorEastAsia" w:eastAsiaTheme="minorEastAsia" w:cstheme="minorEastAsia"/>
          <w:kern w:val="2"/>
          <w:szCs w:val="21"/>
          <w:lang w:val="en-US" w:eastAsia="zh-CN" w:bidi="ar-SA"/>
        </w:rPr>
        <w:t>工作原理</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_Toc20852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6</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_Toc18043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2.2.5 </w:t>
      </w:r>
      <w:r>
        <w:rPr>
          <w:rFonts w:hint="default" w:ascii="Times New Roman" w:hAnsi="Times New Roman" w:cs="Times New Roman" w:eastAsiaTheme="minorEastAsia"/>
          <w:kern w:val="2"/>
          <w:szCs w:val="21"/>
          <w:lang w:val="en-US" w:eastAsia="zh-CN" w:bidi="ar-SA"/>
        </w:rPr>
        <w:t>DOCSlS</w:t>
      </w:r>
      <w:r>
        <w:rPr>
          <w:rFonts w:hint="eastAsia" w:asciiTheme="minorEastAsia" w:hAnsiTheme="minorEastAsia" w:eastAsiaTheme="minorEastAsia" w:cstheme="minorEastAsia"/>
          <w:kern w:val="2"/>
          <w:szCs w:val="21"/>
          <w:lang w:val="en-US" w:eastAsia="zh-CN" w:bidi="ar-SA"/>
        </w:rPr>
        <w:t>优势及关键技术</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_Toc18043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6</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1"/>
        <w:tabs>
          <w:tab w:val="right" w:leader="dot" w:pos="8312"/>
        </w:tabs>
        <w:spacing w:line="360" w:lineRule="auto"/>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_Toc32064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3 </w:t>
      </w:r>
      <w:r>
        <w:rPr>
          <w:rFonts w:hint="default" w:ascii="Times New Roman" w:hAnsi="Times New Roman" w:cs="Times New Roman" w:eastAsiaTheme="minorEastAsia"/>
          <w:kern w:val="2"/>
          <w:szCs w:val="21"/>
          <w:lang w:val="en-US" w:eastAsia="zh-CN" w:bidi="ar-SA"/>
        </w:rPr>
        <w:t>CMTS</w:t>
      </w:r>
      <w:r>
        <w:rPr>
          <w:rFonts w:hint="eastAsia" w:asciiTheme="minorEastAsia" w:hAnsiTheme="minorEastAsia" w:eastAsiaTheme="minorEastAsia" w:cstheme="minorEastAsia"/>
          <w:kern w:val="2"/>
          <w:szCs w:val="21"/>
          <w:lang w:val="en-US" w:eastAsia="zh-CN" w:bidi="ar-SA"/>
        </w:rPr>
        <w:t>设备路由功能测试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_Toc32064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8</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_Toc14550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3.1</w:t>
      </w:r>
      <w:r>
        <w:rPr>
          <w:rFonts w:hint="default" w:ascii="Times New Roman" w:hAnsi="Times New Roman" w:cs="Times New Roman" w:eastAsiaTheme="minorEastAsia"/>
          <w:kern w:val="2"/>
          <w:szCs w:val="21"/>
          <w:lang w:val="en-US" w:eastAsia="zh-CN" w:bidi="ar-SA"/>
        </w:rPr>
        <w:t xml:space="preserve"> CMTS</w:t>
      </w:r>
      <w:r>
        <w:rPr>
          <w:rFonts w:hint="eastAsia" w:asciiTheme="minorEastAsia" w:hAnsiTheme="minorEastAsia" w:eastAsiaTheme="minorEastAsia" w:cstheme="minorEastAsia"/>
          <w:kern w:val="2"/>
          <w:szCs w:val="21"/>
          <w:lang w:val="en-US" w:eastAsia="zh-CN" w:bidi="ar-SA"/>
        </w:rPr>
        <w:t>设备</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_Toc14550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8</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_Toc16922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3.2 </w:t>
      </w:r>
      <w:r>
        <w:rPr>
          <w:rFonts w:hint="default" w:ascii="Times New Roman" w:hAnsi="Times New Roman" w:cs="Times New Roman" w:eastAsiaTheme="minorEastAsia"/>
          <w:kern w:val="2"/>
          <w:szCs w:val="21"/>
          <w:lang w:val="en-US" w:eastAsia="zh-CN" w:bidi="ar-SA"/>
        </w:rPr>
        <w:t>CMTS</w:t>
      </w:r>
      <w:r>
        <w:rPr>
          <w:rFonts w:hint="eastAsia" w:asciiTheme="minorEastAsia" w:hAnsiTheme="minorEastAsia" w:eastAsiaTheme="minorEastAsia" w:cstheme="minorEastAsia"/>
          <w:kern w:val="2"/>
          <w:szCs w:val="21"/>
          <w:lang w:val="en-US" w:eastAsia="zh-CN" w:bidi="ar-SA"/>
        </w:rPr>
        <w:t>设备上线路由配置与测试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_Toc16922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9</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_Toc7977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3.3 </w:t>
      </w:r>
      <w:r>
        <w:rPr>
          <w:rFonts w:hint="default" w:ascii="Times New Roman" w:hAnsi="Times New Roman" w:cs="Times New Roman" w:eastAsiaTheme="minorEastAsia"/>
          <w:kern w:val="2"/>
          <w:szCs w:val="21"/>
          <w:lang w:val="en-US" w:eastAsia="zh-CN" w:bidi="ar-SA"/>
        </w:rPr>
        <w:t>Cable Modem</w:t>
      </w:r>
      <w:r>
        <w:rPr>
          <w:rFonts w:hint="eastAsia" w:asciiTheme="minorEastAsia" w:hAnsiTheme="minorEastAsia" w:eastAsiaTheme="minorEastAsia" w:cstheme="minorEastAsia"/>
          <w:kern w:val="2"/>
          <w:szCs w:val="21"/>
          <w:lang w:val="en-US" w:eastAsia="zh-CN" w:bidi="ar-SA"/>
        </w:rPr>
        <w:t>接入系统中</w:t>
      </w:r>
      <w:r>
        <w:rPr>
          <w:rFonts w:hint="default" w:ascii="Times New Roman" w:hAnsi="Times New Roman" w:cs="Times New Roman" w:eastAsiaTheme="minorEastAsia"/>
          <w:kern w:val="2"/>
          <w:szCs w:val="21"/>
          <w:lang w:val="en-US" w:eastAsia="zh-CN" w:bidi="ar-SA"/>
        </w:rPr>
        <w:t>CMTS</w:t>
      </w:r>
      <w:r>
        <w:rPr>
          <w:rFonts w:hint="eastAsia" w:asciiTheme="minorEastAsia" w:hAnsiTheme="minorEastAsia" w:eastAsiaTheme="minorEastAsia" w:cstheme="minorEastAsia"/>
          <w:kern w:val="2"/>
          <w:szCs w:val="21"/>
          <w:lang w:val="en-US" w:eastAsia="zh-CN" w:bidi="ar-SA"/>
        </w:rPr>
        <w:t>端的路由配置及测试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_Toc7977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10</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_Toc22167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3.3.1 下行行道配置及行道测试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_Toc22167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10</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_Toc22766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3.3.2 上行行道配置及行道测试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_Toc22766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11</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_Toc23222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 xml:space="preserve">3.3.3 </w:t>
      </w:r>
      <w:r>
        <w:rPr>
          <w:rFonts w:hint="default" w:ascii="Times New Roman" w:hAnsi="Times New Roman" w:cs="Times New Roman" w:eastAsiaTheme="minorEastAsia"/>
          <w:kern w:val="2"/>
          <w:szCs w:val="21"/>
          <w:lang w:val="en-US" w:eastAsia="zh-CN" w:bidi="ar-SA"/>
        </w:rPr>
        <w:t xml:space="preserve"> CMTS</w:t>
      </w:r>
      <w:r>
        <w:rPr>
          <w:rFonts w:hint="eastAsia" w:asciiTheme="minorEastAsia" w:hAnsiTheme="minorEastAsia" w:eastAsiaTheme="minorEastAsia" w:cstheme="minorEastAsia"/>
          <w:kern w:val="2"/>
          <w:szCs w:val="21"/>
          <w:lang w:val="en-US" w:eastAsia="zh-CN" w:bidi="ar-SA"/>
        </w:rPr>
        <w:t>设备配置及测试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_Toc23222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13</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_Toc29414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4"/>
          <w:lang w:val="en-US" w:eastAsia="zh-CN" w:bidi="ar-SA"/>
        </w:rPr>
        <w:t>3.3.4 完整的配置文件</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_Toc29414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16</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_Toc15742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3.3.5 合理高效实用</w:t>
      </w:r>
      <w:r>
        <w:rPr>
          <w:rFonts w:hint="default" w:ascii="Times New Roman" w:hAnsi="Times New Roman" w:cs="Times New Roman" w:eastAsiaTheme="minorEastAsia"/>
          <w:kern w:val="2"/>
          <w:szCs w:val="21"/>
          <w:lang w:val="en-US" w:eastAsia="zh-CN" w:bidi="ar-SA"/>
        </w:rPr>
        <w:t>Trunk</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_Toc15742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18</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1"/>
        <w:tabs>
          <w:tab w:val="right" w:leader="dot" w:pos="8312"/>
        </w:tabs>
        <w:spacing w:line="360" w:lineRule="auto"/>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_Toc29311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8"/>
          <w:lang w:val="en-US" w:eastAsia="zh-CN" w:bidi="ar-SA"/>
        </w:rPr>
        <w:t xml:space="preserve">4 </w:t>
      </w:r>
      <w:r>
        <w:rPr>
          <w:rFonts w:hint="default" w:ascii="Times New Roman" w:hAnsi="Times New Roman" w:cs="Times New Roman" w:eastAsiaTheme="minorEastAsia"/>
          <w:kern w:val="2"/>
          <w:szCs w:val="28"/>
          <w:lang w:val="en-US" w:eastAsia="zh-CN" w:bidi="ar-SA"/>
        </w:rPr>
        <w:t>CMTS</w:t>
      </w:r>
      <w:r>
        <w:rPr>
          <w:rFonts w:hint="eastAsia" w:asciiTheme="minorEastAsia" w:hAnsiTheme="minorEastAsia" w:eastAsiaTheme="minorEastAsia" w:cstheme="minorEastAsia"/>
          <w:kern w:val="2"/>
          <w:szCs w:val="28"/>
          <w:lang w:val="en-US" w:eastAsia="zh-CN" w:bidi="ar-SA"/>
        </w:rPr>
        <w:t>设备接入交换测试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_Toc29311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20</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_Toc30557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4"/>
          <w:lang w:val="en-US" w:eastAsia="zh-CN" w:bidi="ar-SA"/>
        </w:rPr>
        <w:t xml:space="preserve">4.1 </w:t>
      </w:r>
      <w:r>
        <w:rPr>
          <w:rFonts w:hint="eastAsia" w:asciiTheme="minorEastAsia" w:hAnsiTheme="minorEastAsia" w:eastAsiaTheme="minorEastAsia" w:cstheme="minorEastAsia"/>
          <w:color w:val="000000" w:themeColor="text1"/>
          <w:kern w:val="2"/>
          <w:szCs w:val="24"/>
          <w:lang w:val="en-US" w:eastAsia="zh-CN" w:bidi="ar-SA"/>
          <w14:textFill>
            <w14:solidFill>
              <w14:schemeClr w14:val="tx1"/>
            </w14:solidFill>
          </w14:textFill>
        </w:rPr>
        <w:t>测试环境</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_Toc30557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20</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_Toc9298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4"/>
          <w:lang w:val="en-US" w:eastAsia="zh-CN" w:bidi="ar-SA"/>
        </w:rPr>
        <w:t>4.1.1设备准备</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_Toc9298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21</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_Toc13621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4.1.2 软件准备</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_Toc13621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21</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_Toc7161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4.2 测试项构成</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_Toc7161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22</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_Toc14674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4.3 接入交换测试</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_Toc14674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22</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_Toc21132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4"/>
          <w:lang w:val="en-US" w:eastAsia="zh-CN" w:bidi="ar-SA"/>
        </w:rPr>
        <w:t>4.3.1 测试步骤</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_Toc21132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22</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6"/>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_Toc16512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1"/>
          <w:lang w:val="en-US" w:eastAsia="zh-CN" w:bidi="ar-SA"/>
        </w:rPr>
        <w:t>4.3.2 测试结果</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_Toc16512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28</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1"/>
        <w:tabs>
          <w:tab w:val="right" w:leader="dot" w:pos="8312"/>
        </w:tabs>
        <w:spacing w:line="360" w:lineRule="auto"/>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_Toc24940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8"/>
          <w:lang w:val="en-US" w:eastAsia="zh-CN" w:bidi="ar-SA"/>
        </w:rPr>
        <w:t>5结论与展望</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_Toc24940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33</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_Toc14142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4"/>
          <w:lang w:val="en-US" w:eastAsia="zh-CN" w:bidi="ar-SA"/>
        </w:rPr>
        <w:t>5.1 结论</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_Toc14142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33</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2"/>
        <w:tabs>
          <w:tab w:val="right" w:leader="dot" w:pos="8312"/>
        </w:tabs>
        <w:spacing w:line="360" w:lineRule="auto"/>
        <w:ind w:left="0" w:leftChars="0" w:firstLine="0" w:firstLineChars="0"/>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_Toc24892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4"/>
          <w:lang w:val="en-US" w:eastAsia="zh-CN" w:bidi="ar-SA"/>
        </w:rPr>
        <w:t>5.2 展望</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_Toc24892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36</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1"/>
        <w:tabs>
          <w:tab w:val="right" w:leader="dot" w:pos="8312"/>
        </w:tabs>
        <w:spacing w:line="360" w:lineRule="auto"/>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_Toc8529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8"/>
          <w:lang w:val="en-US" w:eastAsia="zh-CN" w:bidi="ar-SA"/>
        </w:rPr>
        <w:t>参考文献</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_Toc8529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37</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pStyle w:val="11"/>
        <w:tabs>
          <w:tab w:val="right" w:leader="dot" w:pos="8312"/>
        </w:tabs>
        <w:spacing w:line="360" w:lineRule="auto"/>
        <w:rPr>
          <w:rFonts w:hint="eastAsia" w:asciiTheme="minorEastAsia" w:hAnsiTheme="minorEastAsia" w:eastAsiaTheme="minorEastAsia" w:cstheme="minorEastAsia"/>
          <w:kern w:val="2"/>
          <w:szCs w:val="21"/>
          <w:lang w:val="en-US" w:eastAsia="zh-CN" w:bidi="ar-SA"/>
        </w:rPr>
      </w:pPr>
      <w:r>
        <w:rPr>
          <w:rFonts w:hint="eastAsia" w:asciiTheme="minorEastAsia" w:hAnsiTheme="minorEastAsia" w:eastAsiaTheme="minorEastAsia" w:cstheme="minorEastAsia"/>
          <w:bCs/>
          <w:kern w:val="2"/>
          <w:szCs w:val="24"/>
          <w:lang w:val="zh-CN" w:eastAsia="zh-CN" w:bidi="ar-SA"/>
        </w:rPr>
        <w:fldChar w:fldCharType="begin"/>
      </w:r>
      <w:r>
        <w:rPr>
          <w:rFonts w:hint="eastAsia" w:asciiTheme="minorEastAsia" w:hAnsiTheme="minorEastAsia" w:eastAsiaTheme="minorEastAsia" w:cstheme="minorEastAsia"/>
          <w:bCs/>
          <w:kern w:val="2"/>
          <w:szCs w:val="24"/>
          <w:lang w:val="zh-CN" w:eastAsia="zh-CN" w:bidi="ar-SA"/>
        </w:rPr>
        <w:instrText xml:space="preserve"> HYPERLINK \l _Toc9620 </w:instrText>
      </w:r>
      <w:r>
        <w:rPr>
          <w:rFonts w:hint="eastAsia" w:asciiTheme="minorEastAsia" w:hAnsiTheme="minorEastAsia" w:eastAsiaTheme="minorEastAsia" w:cstheme="minorEastAsia"/>
          <w:bCs/>
          <w:kern w:val="2"/>
          <w:szCs w:val="24"/>
          <w:lang w:val="zh-CN" w:eastAsia="zh-CN" w:bidi="ar-SA"/>
        </w:rPr>
        <w:fldChar w:fldCharType="separate"/>
      </w:r>
      <w:r>
        <w:rPr>
          <w:rFonts w:hint="eastAsia" w:asciiTheme="minorEastAsia" w:hAnsiTheme="minorEastAsia" w:eastAsiaTheme="minorEastAsia" w:cstheme="minorEastAsia"/>
          <w:kern w:val="2"/>
          <w:szCs w:val="28"/>
          <w:lang w:val="en-US" w:eastAsia="zh-CN" w:bidi="ar-SA"/>
        </w:rPr>
        <w:t>致谢</w:t>
      </w:r>
      <w:r>
        <w:rPr>
          <w:rFonts w:hint="eastAsia" w:asciiTheme="minorEastAsia" w:hAnsiTheme="minorEastAsia" w:eastAsiaTheme="minorEastAsia" w:cstheme="minorEastAsia"/>
          <w:kern w:val="2"/>
          <w:szCs w:val="21"/>
          <w:lang w:val="en-US" w:eastAsia="zh-CN" w:bidi="ar-SA"/>
        </w:rPr>
        <w:tab/>
      </w:r>
      <w:r>
        <w:rPr>
          <w:rFonts w:hint="eastAsia" w:asciiTheme="minorEastAsia" w:hAnsiTheme="minorEastAsia" w:eastAsiaTheme="minorEastAsia" w:cstheme="minorEastAsia"/>
          <w:kern w:val="2"/>
          <w:szCs w:val="21"/>
          <w:lang w:val="en-US" w:eastAsia="zh-CN" w:bidi="ar-SA"/>
        </w:rPr>
        <w:fldChar w:fldCharType="begin"/>
      </w:r>
      <w:r>
        <w:rPr>
          <w:rFonts w:hint="eastAsia" w:asciiTheme="minorEastAsia" w:hAnsiTheme="minorEastAsia" w:eastAsiaTheme="minorEastAsia" w:cstheme="minorEastAsia"/>
          <w:kern w:val="2"/>
          <w:szCs w:val="21"/>
          <w:lang w:val="en-US" w:eastAsia="zh-CN" w:bidi="ar-SA"/>
        </w:rPr>
        <w:instrText xml:space="preserve"> PAGEREF _Toc9620 </w:instrText>
      </w:r>
      <w:r>
        <w:rPr>
          <w:rFonts w:hint="eastAsia" w:asciiTheme="minorEastAsia" w:hAnsiTheme="minorEastAsia" w:eastAsiaTheme="minorEastAsia" w:cstheme="minorEastAsia"/>
          <w:kern w:val="2"/>
          <w:szCs w:val="21"/>
          <w:lang w:val="en-US" w:eastAsia="zh-CN" w:bidi="ar-SA"/>
        </w:rPr>
        <w:fldChar w:fldCharType="separate"/>
      </w:r>
      <w:r>
        <w:rPr>
          <w:rFonts w:hint="eastAsia" w:asciiTheme="minorEastAsia" w:hAnsiTheme="minorEastAsia" w:eastAsiaTheme="minorEastAsia" w:cstheme="minorEastAsia"/>
          <w:kern w:val="2"/>
          <w:szCs w:val="21"/>
          <w:lang w:val="en-US" w:eastAsia="zh-CN" w:bidi="ar-SA"/>
        </w:rPr>
        <w:t>38</w:t>
      </w:r>
      <w:r>
        <w:rPr>
          <w:rFonts w:hint="eastAsia" w:asciiTheme="minorEastAsia" w:hAnsiTheme="minorEastAsia" w:eastAsiaTheme="minorEastAsia" w:cstheme="minorEastAsia"/>
          <w:kern w:val="2"/>
          <w:szCs w:val="21"/>
          <w:lang w:val="en-US" w:eastAsia="zh-CN" w:bidi="ar-SA"/>
        </w:rPr>
        <w:fldChar w:fldCharType="end"/>
      </w:r>
      <w:r>
        <w:rPr>
          <w:rFonts w:hint="eastAsia" w:asciiTheme="minorEastAsia" w:hAnsiTheme="minorEastAsia" w:eastAsiaTheme="minorEastAsia" w:cstheme="minorEastAsia"/>
          <w:bCs/>
          <w:kern w:val="2"/>
          <w:szCs w:val="24"/>
          <w:lang w:val="zh-CN" w:eastAsia="zh-CN" w:bidi="ar-SA"/>
        </w:rPr>
        <w:fldChar w:fldCharType="end"/>
      </w:r>
    </w:p>
    <w:p>
      <w:pPr>
        <w:adjustRightInd w:val="0"/>
        <w:snapToGrid w:val="0"/>
        <w:spacing w:line="360" w:lineRule="auto"/>
        <w:rPr>
          <w:rFonts w:hint="eastAsia" w:asciiTheme="minorEastAsia" w:hAnsiTheme="minorEastAsia" w:eastAsiaTheme="minorEastAsia" w:cstheme="minorEastAsia"/>
          <w:bCs/>
          <w:szCs w:val="24"/>
          <w:lang w:val="zh-CN"/>
        </w:rPr>
        <w:sectPr>
          <w:footerReference r:id="rId9" w:type="first"/>
          <w:footerReference r:id="rId8" w:type="default"/>
          <w:pgSz w:w="11906" w:h="16838"/>
          <w:pgMar w:top="1440" w:right="1797" w:bottom="1440" w:left="1797" w:header="851" w:footer="992" w:gutter="0"/>
          <w:pgBorders>
            <w:top w:val="none" w:color="auto" w:sz="0" w:space="1"/>
            <w:left w:val="none" w:color="auto" w:sz="0" w:space="4"/>
            <w:bottom w:val="none" w:color="auto" w:sz="0" w:space="1"/>
            <w:right w:val="none" w:color="auto" w:sz="0" w:space="4"/>
          </w:pgBorders>
          <w:pgNumType w:fmt="upperRoman"/>
          <w:cols w:space="425" w:num="1"/>
          <w:titlePg/>
          <w:docGrid w:type="linesAndChars" w:linePitch="326" w:charSpace="0"/>
        </w:sectPr>
      </w:pPr>
      <w:r>
        <w:rPr>
          <w:rFonts w:hint="eastAsia" w:asciiTheme="minorEastAsia" w:hAnsiTheme="minorEastAsia" w:eastAsiaTheme="minorEastAsia" w:cstheme="minorEastAsia"/>
          <w:bCs/>
          <w:kern w:val="2"/>
          <w:szCs w:val="24"/>
          <w:lang w:val="zh-CN" w:eastAsia="zh-CN" w:bidi="ar-SA"/>
        </w:rPr>
        <w:fldChar w:fldCharType="end"/>
      </w:r>
      <w:r>
        <w:rPr>
          <w:rFonts w:hint="eastAsia" w:asciiTheme="minorEastAsia" w:hAnsiTheme="minorEastAsia" w:eastAsiaTheme="minorEastAsia" w:cstheme="minorEastAsia"/>
          <w:szCs w:val="24"/>
        </w:rPr>
        <w:t>华南农业大学本科生毕业论文成绩评定</w:t>
      </w:r>
    </w:p>
    <w:p>
      <w:pPr>
        <w:pStyle w:val="2"/>
      </w:pPr>
      <w:bookmarkStart w:id="1" w:name="_Toc1131"/>
      <w:r>
        <w:rPr>
          <w:rFonts w:hint="eastAsia"/>
        </w:rPr>
        <w:t xml:space="preserve">1 </w:t>
      </w:r>
      <w:r>
        <w:t>前言</w:t>
      </w:r>
      <w:bookmarkEnd w:id="1"/>
    </w:p>
    <w:p>
      <w:pPr>
        <w:pStyle w:val="3"/>
      </w:pPr>
      <w:bookmarkStart w:id="2" w:name="_Toc8878"/>
      <w:r>
        <w:rPr>
          <w:rFonts w:hint="eastAsia"/>
        </w:rPr>
        <w:t>1.1 课题背景及研究意义</w:t>
      </w:r>
      <w:bookmarkEnd w:id="2"/>
    </w:p>
    <w:p>
      <w:pPr>
        <w:pStyle w:val="7"/>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200"/>
        <w:jc w:val="both"/>
        <w:textAlignment w:val="auto"/>
        <w:outlineLvl w:val="9"/>
        <w:rPr>
          <w:rFonts w:ascii="Times New Roman" w:hAnsi="Times New Roman" w:cs="Times New Roman" w:eastAsiaTheme="minorEastAsia"/>
          <w:szCs w:val="24"/>
        </w:rPr>
      </w:pPr>
      <w:r>
        <w:rPr>
          <w:rFonts w:ascii="Times New Roman" w:cs="Times New Roman" w:hAnsiTheme="minorEastAsia" w:eastAsiaTheme="minorEastAsia"/>
          <w:color w:val="000000" w:themeColor="text1"/>
          <w:szCs w:val="24"/>
          <w14:textFill>
            <w14:solidFill>
              <w14:schemeClr w14:val="tx1"/>
            </w14:solidFill>
          </w14:textFill>
        </w:rPr>
        <w:t>有线电视宽带网是一个集数据、语音和图像为一体的宽带多媒体综合信息网</w:t>
      </w:r>
      <w:r>
        <w:rPr>
          <w:rFonts w:hint="eastAsia" w:ascii="Times New Roman" w:cs="Times New Roman" w:hAnsiTheme="minorEastAsia" w:eastAsiaTheme="minorEastAsia"/>
          <w:color w:val="000000" w:themeColor="text1"/>
          <w:szCs w:val="24"/>
          <w14:textFill>
            <w14:solidFill>
              <w14:schemeClr w14:val="tx1"/>
            </w14:solidFill>
          </w14:textFill>
        </w:rPr>
        <w:t>。</w:t>
      </w:r>
      <w:r>
        <w:rPr>
          <w:rFonts w:ascii="Times New Roman" w:cs="Times New Roman" w:hAnsiTheme="minorEastAsia" w:eastAsiaTheme="minorEastAsia"/>
          <w:color w:val="000000" w:themeColor="text1"/>
          <w:szCs w:val="24"/>
          <w14:textFill>
            <w14:solidFill>
              <w14:schemeClr w14:val="tx1"/>
            </w14:solidFill>
          </w14:textFill>
        </w:rPr>
        <w:t>目前实际开发应用的一些多功能业务，还远远没有充分利用网络丰富的资源，整个网络还有巨大的潜力有待开发。目前，</w:t>
      </w:r>
      <w:r>
        <w:rPr>
          <w:rFonts w:ascii="Times New Roman" w:cs="Times New Roman" w:hAnsiTheme="minorEastAsia" w:eastAsiaTheme="minorEastAsia"/>
          <w:szCs w:val="24"/>
        </w:rPr>
        <w:t>我国大部分城市均已出现有线电视网络。基于有线电视网络的有线电视宽带接入技术具有快速部署的能力；具有庞大的用户资源；具有最后一公里的接入优势。随着中国的三网融合的启动，通过双向有线电视网络进行家庭用户的宽带接入服务、提供语音业务、交互业务</w:t>
      </w:r>
      <w:r>
        <w:rPr>
          <w:rFonts w:hint="eastAsia" w:ascii="Times New Roman" w:cs="Times New Roman" w:hAnsiTheme="minorEastAsia" w:eastAsiaTheme="minorEastAsia"/>
          <w:szCs w:val="24"/>
        </w:rPr>
        <w:t>广</w:t>
      </w:r>
      <w:r>
        <w:rPr>
          <w:rFonts w:ascii="Times New Roman" w:cs="Times New Roman" w:hAnsiTheme="minorEastAsia" w:eastAsiaTheme="minorEastAsia"/>
          <w:szCs w:val="24"/>
        </w:rPr>
        <w:t>播、多点广播等服务成为中国有线电视网络运营商正在开展的新业务。受政策和体制的影响，中国有线电视网络运营商比欧美主要发达国家在三网融合的进程方面有些滞后。在近些年里，通讯网和互联网都发生了巨大变化</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互联网逐渐成为了用户工作、学习和生活的不可或缺的一部分，而移动网和电信网逐渐化并迅速的和互联网融合。宽带接入成为了运营商竞争的主战场。目前，在欧美宽带市场中参与竞争的接入技术有多种</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包括：基于网络的接入技术，基于双绞线电信网的，非对称数字用户环路</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对称数字用户环路接入技术，基于类似局域网的以太网接入技术，基于无源光纤网络结构的光纤接入技术，基于宽带无线通信网的固定或移动接入技术，还有卫星通信技术及基于电力线通信的以太数据通过同轴电缆传输技术等其他接入技术。中国有线电视网络</w:t>
      </w:r>
      <w:r>
        <w:rPr>
          <w:rFonts w:hint="eastAsia" w:ascii="Times New Roman" w:cs="Times New Roman" w:hAnsiTheme="minorEastAsia" w:eastAsiaTheme="minorEastAsia"/>
          <w:szCs w:val="24"/>
          <w:lang w:val="en-US" w:eastAsia="zh-CN"/>
        </w:rPr>
        <w:t>(</w:t>
      </w:r>
      <w:r>
        <w:rPr>
          <w:rFonts w:hint="eastAsia" w:asciiTheme="minorEastAsia" w:hAnsiTheme="minorEastAsia" w:eastAsiaTheme="minorEastAsia" w:cstheme="minorEastAsia"/>
          <w:sz w:val="24"/>
          <w:szCs w:val="24"/>
          <w:shd w:val="clear" w:color="auto" w:fill="FFFFFF"/>
        </w:rPr>
        <w:t>王茜</w:t>
      </w:r>
      <w:r>
        <w:rPr>
          <w:rFonts w:hint="eastAsia" w:asciiTheme="minorEastAsia" w:hAnsiTheme="minorEastAsia" w:eastAsiaTheme="minorEastAsia" w:cstheme="minorEastAsia"/>
          <w:sz w:val="24"/>
          <w:szCs w:val="24"/>
          <w:shd w:val="clear" w:color="auto" w:fill="FFFFFF"/>
          <w:lang w:eastAsia="zh-CN"/>
        </w:rPr>
        <w:t>等</w:t>
      </w:r>
      <w:r>
        <w:rPr>
          <w:rFonts w:hint="eastAsia" w:asciiTheme="minorEastAsia" w:hAnsiTheme="minorEastAsia" w:eastAsiaTheme="minorEastAsia" w:cstheme="minorEastAsia"/>
          <w:sz w:val="24"/>
          <w:szCs w:val="24"/>
          <w:shd w:val="clear" w:color="auto" w:fill="FFFFFF"/>
          <w:lang w:val="en-US" w:eastAsia="zh-CN"/>
        </w:rPr>
        <w:t>,2011</w:t>
      </w:r>
      <w:r>
        <w:rPr>
          <w:rFonts w:hint="eastAsia" w:ascii="Times New Roman" w:cs="Times New Roman" w:hAnsiTheme="minorEastAsia" w:eastAsiaTheme="minorEastAsia"/>
          <w:szCs w:val="24"/>
          <w:lang w:val="en-US" w:eastAsia="zh-CN"/>
        </w:rPr>
        <w:t>)</w:t>
      </w:r>
      <w:r>
        <w:rPr>
          <w:rFonts w:ascii="Times New Roman" w:cs="Times New Roman" w:hAnsiTheme="minorEastAsia" w:eastAsiaTheme="minorEastAsia"/>
          <w:szCs w:val="24"/>
        </w:rPr>
        <w:t>运商要开展基于视频、语音、数据等综合业务并和传统的电信网络运营商进行竞争，就必须解决网络的可靠性、传输质量、带宽等问题。并且随着数据业务的急剧增长和数字电视的快速发展，导致对网络带宽的急切需求，而连接到千家万户的接入系统问题带宽则成为宽带网络建设所关心的重点。而基于标准的系统可以提供上行最大带宽，下行最大带宽可达到，可以最大的满足用户的带宽需求。这种显著的带宽提升可以满足处理大量高清多媒体应用的需求。此外，越来越多的有线电视网络运营商通过带宽的提升能够在与电信公司直接竞争的线缆语音业务中大量获利。在中国三网融合的过程中，基于（有线电缆数据服务接口规范）接入标准的系统</w:t>
      </w:r>
      <w:r>
        <w:rPr>
          <w:rFonts w:ascii="Times New Roman" w:hAnsi="Times New Roman" w:cs="Times New Roman" w:eastAsiaTheme="minorEastAsia"/>
          <w:szCs w:val="24"/>
        </w:rPr>
        <w:t>CMTS</w:t>
      </w:r>
      <w:r>
        <w:rPr>
          <w:rFonts w:ascii="Times New Roman" w:cs="Times New Roman" w:hAnsiTheme="minorEastAsia" w:eastAsiaTheme="minorEastAsia"/>
          <w:szCs w:val="24"/>
        </w:rPr>
        <w:t>（有线电缆调制解调器终端系统）接入方式成为中国有线电视网络运营商开展宽带接入业务、提供语音业务、交五业务点播的首选主流技术。该技术在三网融合的竞争中有利于中国有线电视网络运营商提升自身的网络价值</w:t>
      </w:r>
      <w:r>
        <w:rPr>
          <w:rFonts w:hint="eastAsia" w:ascii="Times New Roman" w:cs="Times New Roman" w:hAnsiTheme="minorEastAsia" w:eastAsiaTheme="minorEastAsia"/>
          <w:szCs w:val="24"/>
          <w:lang w:eastAsia="zh-CN"/>
        </w:rPr>
        <w:t>，</w:t>
      </w:r>
      <w:r>
        <w:rPr>
          <w:rFonts w:ascii="Times New Roman" w:cs="Times New Roman" w:hAnsiTheme="minorEastAsia" w:eastAsiaTheme="minorEastAsia"/>
          <w:szCs w:val="24"/>
        </w:rPr>
        <w:t>提高自身的竞争力</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提高自身的服务质量及收入。接入标准目前是唯一的有线电视数据传输国际标准，是真正的三网合一的宽带接入标准，即一根电缆进户按频分复用方式包含广播电视信号和数据信号，而其它的双向方案都是广播和两种标准信号在结构上捆绑在一起，并且没有统一的标准。如今网络电视新标准的使用，使得有线电视网络运营商能够通过基于标准的系统来提供新媒体业务并促进了数字媒体设备与宽带接入设备的融合。研究接入系统以及标准可以更好的实现在中国三网融合进程中，中国广电行业有线电视网络运营商所起的作用</w:t>
      </w:r>
      <w:r>
        <w:rPr>
          <w:rFonts w:hint="eastAsia" w:ascii="Times New Roman" w:cs="Times New Roman" w:hAnsiTheme="minorEastAsia" w:eastAsiaTheme="minorEastAsia"/>
          <w:szCs w:val="24"/>
          <w:lang w:val="en-US" w:eastAsia="zh-CN"/>
        </w:rPr>
        <w:t>(</w:t>
      </w:r>
      <w:r>
        <w:rPr>
          <w:rFonts w:hint="eastAsia" w:asciiTheme="minorEastAsia" w:hAnsiTheme="minorEastAsia" w:eastAsiaTheme="minorEastAsia" w:cstheme="minorEastAsia"/>
          <w:sz w:val="24"/>
          <w:szCs w:val="24"/>
          <w:shd w:val="clear" w:color="auto" w:fill="FFFFFF"/>
        </w:rPr>
        <w:t>贾彦鹏</w:t>
      </w:r>
      <w:r>
        <w:rPr>
          <w:rFonts w:hint="eastAsia" w:asciiTheme="minorEastAsia" w:hAnsiTheme="minorEastAsia" w:eastAsiaTheme="minorEastAsia" w:cstheme="minorEastAsia"/>
          <w:sz w:val="24"/>
          <w:szCs w:val="24"/>
          <w:shd w:val="clear" w:color="auto" w:fill="FFFFFF"/>
          <w:lang w:val="en-US" w:eastAsia="zh-CN"/>
        </w:rPr>
        <w:t>,2012)</w:t>
      </w:r>
      <w:r>
        <w:rPr>
          <w:rFonts w:ascii="Times New Roman" w:cs="Times New Roman" w:hAnsiTheme="minorEastAsia" w:eastAsiaTheme="minorEastAsia"/>
          <w:szCs w:val="24"/>
        </w:rPr>
        <w:t>。目前从中国国务院推出的三网融合政策来看年至年，将总结推广试点经验，全面实现三网融合发展，普及应用融合业务，基本形成适度竞争的网络产业格局。该三网融合政策导致中国广电行业各级有线电视网络运营商开始进行相关技术储备和产品的测试。</w:t>
      </w:r>
    </w:p>
    <w:p>
      <w:pPr>
        <w:pStyle w:val="3"/>
      </w:pPr>
      <w:bookmarkStart w:id="3" w:name="_Toc26303"/>
      <w:r>
        <w:rPr>
          <w:rFonts w:hint="eastAsia"/>
        </w:rPr>
        <w:t>1.2 课题提出及研究内容</w:t>
      </w:r>
      <w:bookmarkEnd w:id="3"/>
    </w:p>
    <w:p>
      <w:pPr>
        <w:pStyle w:val="7"/>
        <w:adjustRightInd w:val="0"/>
        <w:snapToGrid w:val="0"/>
        <w:spacing w:line="360" w:lineRule="auto"/>
        <w:ind w:firstLine="480" w:firstLineChars="200"/>
        <w:jc w:val="both"/>
        <w:rPr>
          <w:rFonts w:ascii="Times New Roman" w:cs="Times New Roman" w:hAnsiTheme="minorEastAsia" w:eastAsiaTheme="minorEastAsia"/>
          <w:szCs w:val="24"/>
        </w:rPr>
      </w:pPr>
      <w:r>
        <w:rPr>
          <w:rFonts w:hint="eastAsia" w:ascii="Times New Roman" w:cs="Times New Roman" w:hAnsiTheme="minorEastAsia" w:eastAsiaTheme="minorEastAsia"/>
          <w:szCs w:val="24"/>
        </w:rPr>
        <w:t>传统的CATV网都是广播性的单向业务，为了适应双向业务的需求，在CATV网基础上开发的一种新型的接入网</w:t>
      </w:r>
      <w:r>
        <w:rPr>
          <w:rFonts w:hint="eastAsia" w:ascii="Times New Roman" w:cs="Times New Roman" w:hAnsiTheme="minorEastAsia" w:eastAsiaTheme="minorEastAsia"/>
          <w:szCs w:val="24"/>
          <w:lang w:val="en-US" w:eastAsia="zh-CN"/>
        </w:rPr>
        <w:t>--</w:t>
      </w:r>
      <w:r>
        <w:rPr>
          <w:rFonts w:hint="eastAsia" w:ascii="Times New Roman" w:cs="Times New Roman" w:hAnsiTheme="minorEastAsia" w:eastAsiaTheme="minorEastAsia"/>
          <w:szCs w:val="24"/>
        </w:rPr>
        <w:t>双向HFC接入网</w:t>
      </w:r>
      <w:r>
        <w:rPr>
          <w:rFonts w:hint="eastAsia" w:ascii="Times New Roman" w:cs="Times New Roman" w:hAnsiTheme="minorEastAsia" w:eastAsiaTheme="minorEastAsia"/>
          <w:szCs w:val="24"/>
          <w:lang w:eastAsia="zh-CN"/>
        </w:rPr>
        <w:t>，</w:t>
      </w:r>
      <w:r>
        <w:rPr>
          <w:rFonts w:hint="eastAsia" w:ascii="Times New Roman" w:cs="Times New Roman" w:hAnsiTheme="minorEastAsia" w:eastAsiaTheme="minorEastAsia"/>
          <w:szCs w:val="24"/>
        </w:rPr>
        <w:t>它可以提供除CATV业务以外的语音、数据和其它交互型业务。</w:t>
      </w:r>
    </w:p>
    <w:p>
      <w:pPr>
        <w:pStyle w:val="7"/>
        <w:adjustRightInd w:val="0"/>
        <w:snapToGrid w:val="0"/>
        <w:spacing w:line="360" w:lineRule="auto"/>
        <w:ind w:firstLine="480" w:firstLineChars="200"/>
        <w:jc w:val="both"/>
        <w:rPr>
          <w:rFonts w:ascii="Times New Roman" w:cs="Times New Roman" w:hAnsiTheme="minorEastAsia" w:eastAsiaTheme="minorEastAsia"/>
          <w:szCs w:val="24"/>
        </w:rPr>
      </w:pPr>
      <w:r>
        <w:rPr>
          <w:rFonts w:ascii="Times New Roman" w:cs="Times New Roman" w:hAnsiTheme="minorEastAsia" w:eastAsiaTheme="minorEastAsia"/>
          <w:color w:val="000000" w:themeColor="text1"/>
          <w:szCs w:val="24"/>
          <w14:textFill>
            <w14:solidFill>
              <w14:schemeClr w14:val="tx1"/>
            </w14:solidFill>
          </w14:textFill>
        </w:rPr>
        <w:t>目前</w:t>
      </w:r>
      <w:r>
        <w:rPr>
          <w:rFonts w:hint="eastAsia" w:ascii="Times New Roman" w:cs="Times New Roman" w:hAnsiTheme="minorEastAsia" w:eastAsiaTheme="minorEastAsia"/>
          <w:color w:val="000000" w:themeColor="text1"/>
          <w:szCs w:val="24"/>
          <w14:textFill>
            <w14:solidFill>
              <w14:schemeClr w14:val="tx1"/>
            </w14:solidFill>
          </w14:textFill>
        </w:rPr>
        <w:t>，</w:t>
      </w:r>
      <w:r>
        <w:rPr>
          <w:rFonts w:hint="eastAsia" w:ascii="Times New Roman" w:cs="Times New Roman" w:hAnsiTheme="minorEastAsia" w:eastAsiaTheme="minorEastAsia"/>
          <w:szCs w:val="24"/>
        </w:rPr>
        <w:t>有线电视技术发展日新月异，中国新一代广播电视网(NGB)是以有线电视数字化和移动多媒体广播(CMMB)的成果为基础、以自主创新的“高性能宽带信息网”核心技术为支撑构建的适合我国国情的、“三网融合”的、有线无线相结合的、全程全网的广播电视网络。</w:t>
      </w:r>
      <w:r>
        <w:rPr>
          <w:rFonts w:ascii="Times New Roman" w:cs="Times New Roman" w:hAnsiTheme="minorEastAsia" w:eastAsiaTheme="minorEastAsia"/>
          <w:szCs w:val="24"/>
        </w:rPr>
        <w:t>大部分城市均已出现有线电视网络。基于有线电视网络的有线电视宽带接入技术具有快速部署的能力</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具有庞大的用户资源；具有最后一公里的接入优势。</w:t>
      </w:r>
    </w:p>
    <w:p>
      <w:pPr>
        <w:pStyle w:val="7"/>
        <w:adjustRightInd w:val="0"/>
        <w:snapToGrid w:val="0"/>
        <w:spacing w:line="360" w:lineRule="auto"/>
        <w:ind w:firstLine="480" w:firstLineChars="200"/>
        <w:jc w:val="both"/>
        <w:rPr>
          <w:rFonts w:ascii="Times New Roman" w:cs="Times New Roman" w:hAnsiTheme="minorEastAsia" w:eastAsiaTheme="minorEastAsia"/>
          <w:szCs w:val="24"/>
        </w:rPr>
      </w:pPr>
      <w:r>
        <w:rPr>
          <w:rFonts w:hint="eastAsia" w:ascii="Times New Roman" w:cs="Times New Roman" w:hAnsiTheme="minorEastAsia" w:eastAsiaTheme="minorEastAsia"/>
          <w:szCs w:val="24"/>
        </w:rPr>
        <w:t>光纤到小区、同轴电缆调制入户(FTTC +CMTS)方案是各地广电运营商双向网改造的一个方向。很多小区在几年前就采用FTTC+CMTS方式开展了互动电视业务，目前很多运营商机房使用一台CMTS覆盖大约有8 000多用户，约2000多户开展了互动电视业务，利用有线电视(CATV)网发展宽带业务具有很大的优势和潜力。</w:t>
      </w:r>
    </w:p>
    <w:p>
      <w:pPr>
        <w:pStyle w:val="7"/>
        <w:adjustRightInd w:val="0"/>
        <w:snapToGrid w:val="0"/>
        <w:spacing w:line="360" w:lineRule="auto"/>
        <w:ind w:firstLine="480" w:firstLineChars="200"/>
        <w:jc w:val="both"/>
        <w:rPr>
          <w:rFonts w:ascii="Times New Roman" w:cs="Times New Roman" w:hAnsiTheme="minorEastAsia" w:eastAsiaTheme="minorEastAsia"/>
          <w:szCs w:val="24"/>
        </w:rPr>
      </w:pPr>
      <w:r>
        <w:rPr>
          <w:rFonts w:ascii="Times New Roman" w:cs="Times New Roman" w:hAnsiTheme="minorEastAsia" w:eastAsiaTheme="minorEastAsia"/>
          <w:szCs w:val="24"/>
        </w:rPr>
        <w:t>本论文将会对有线电视网络系统的组成和工作原理进行分析</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以及有线网络的系统的射频侧的设备</w:t>
      </w:r>
      <w:r>
        <w:rPr>
          <w:rFonts w:ascii="Times New Roman" w:hAnsi="Times New Roman" w:cs="Times New Roman" w:eastAsiaTheme="minorEastAsia"/>
          <w:szCs w:val="24"/>
        </w:rPr>
        <w:t>CMTS</w:t>
      </w:r>
      <w:r>
        <w:rPr>
          <w:rFonts w:ascii="Times New Roman" w:cs="Times New Roman" w:hAnsiTheme="minorEastAsia" w:eastAsiaTheme="minorEastAsia"/>
          <w:szCs w:val="24"/>
        </w:rPr>
        <w:t>与</w:t>
      </w:r>
      <w:r>
        <w:rPr>
          <w:rFonts w:ascii="Times New Roman" w:hAnsi="Times New Roman" w:cs="Times New Roman" w:eastAsiaTheme="minorEastAsia"/>
          <w:szCs w:val="24"/>
        </w:rPr>
        <w:t>CM</w:t>
      </w:r>
      <w:r>
        <w:rPr>
          <w:rFonts w:ascii="Times New Roman" w:cs="Times New Roman" w:hAnsiTheme="minorEastAsia" w:eastAsiaTheme="minorEastAsia"/>
          <w:szCs w:val="24"/>
        </w:rPr>
        <w:t>交互做出阐述</w:t>
      </w:r>
      <w:r>
        <w:rPr>
          <w:rFonts w:hint="eastAsia" w:ascii="Times New Roman" w:cs="Times New Roman" w:hAnsiTheme="minorEastAsia" w:eastAsiaTheme="minorEastAsia"/>
          <w:szCs w:val="24"/>
          <w:lang w:val="en-US" w:eastAsia="zh-CN"/>
        </w:rPr>
        <w:t>(冯振明等，2001)</w:t>
      </w:r>
      <w:r>
        <w:rPr>
          <w:rFonts w:ascii="Times New Roman" w:cs="Times New Roman" w:hAnsiTheme="minorEastAsia" w:eastAsiaTheme="minorEastAsia"/>
          <w:szCs w:val="24"/>
        </w:rPr>
        <w:t>，并根据</w:t>
      </w:r>
      <w:r>
        <w:rPr>
          <w:rFonts w:ascii="Times New Roman" w:hAnsi="Times New Roman" w:cs="Times New Roman" w:eastAsiaTheme="minorEastAsia"/>
          <w:szCs w:val="24"/>
        </w:rPr>
        <w:t>Docsis</w:t>
      </w:r>
      <w:r>
        <w:rPr>
          <w:rFonts w:ascii="Times New Roman" w:cs="Times New Roman" w:hAnsiTheme="minorEastAsia" w:eastAsiaTheme="minorEastAsia"/>
          <w:szCs w:val="24"/>
        </w:rPr>
        <w:t>协议配置</w:t>
      </w:r>
      <w:r>
        <w:rPr>
          <w:rFonts w:ascii="Times New Roman" w:hAnsi="Times New Roman" w:cs="Times New Roman" w:eastAsiaTheme="minorEastAsia"/>
          <w:szCs w:val="24"/>
        </w:rPr>
        <w:t>CMTS</w:t>
      </w:r>
      <w:r>
        <w:rPr>
          <w:rFonts w:ascii="Times New Roman" w:cs="Times New Roman" w:hAnsiTheme="minorEastAsia" w:eastAsiaTheme="minorEastAsia"/>
          <w:szCs w:val="24"/>
        </w:rPr>
        <w:t>的路由和接入交换，能够使</w:t>
      </w:r>
      <w:r>
        <w:rPr>
          <w:rFonts w:ascii="Times New Roman" w:hAnsi="Times New Roman" w:cs="Times New Roman" w:eastAsiaTheme="minorEastAsia"/>
          <w:szCs w:val="24"/>
        </w:rPr>
        <w:t>CM</w:t>
      </w:r>
      <w:r>
        <w:rPr>
          <w:rFonts w:hint="eastAsia" w:ascii="Times New Roman" w:hAnsi="Times New Roman" w:cs="Times New Roman" w:eastAsiaTheme="minorEastAsia"/>
          <w:szCs w:val="24"/>
        </w:rPr>
        <w:t>成功</w:t>
      </w:r>
      <w:r>
        <w:rPr>
          <w:rFonts w:ascii="Times New Roman" w:cs="Times New Roman" w:hAnsiTheme="minorEastAsia" w:eastAsiaTheme="minorEastAsia"/>
          <w:szCs w:val="24"/>
        </w:rPr>
        <w:t>上线，并能够完成系统中实际通信的测试情况。</w:t>
      </w:r>
    </w:p>
    <w:p>
      <w:pPr>
        <w:pStyle w:val="3"/>
        <w:spacing w:line="360" w:lineRule="auto"/>
        <w:contextualSpacing/>
      </w:pPr>
      <w:bookmarkStart w:id="4" w:name="_Toc27118"/>
      <w:r>
        <w:rPr>
          <w:rFonts w:hint="eastAsia"/>
        </w:rPr>
        <w:t>1.3 技术路线</w:t>
      </w:r>
      <w:bookmarkEnd w:id="4"/>
    </w:p>
    <w:p>
      <w:pPr>
        <w:pStyle w:val="7"/>
        <w:adjustRightInd w:val="0"/>
        <w:snapToGrid w:val="0"/>
        <w:spacing w:line="360" w:lineRule="auto"/>
        <w:ind w:firstLine="480" w:firstLineChars="200"/>
        <w:jc w:val="both"/>
        <w:rPr>
          <w:rFonts w:ascii="Times New Roman" w:hAnsi="Times New Roman" w:cs="Times New Roman" w:eastAsiaTheme="minorEastAsia"/>
          <w:szCs w:val="24"/>
        </w:rPr>
      </w:pPr>
      <w:r>
        <w:rPr>
          <w:rFonts w:ascii="Times New Roman" w:cs="Times New Roman" w:hAnsiTheme="minorEastAsia" w:eastAsiaTheme="minorEastAsia"/>
          <w:szCs w:val="24"/>
        </w:rPr>
        <w:t>今天</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数据包几乎可以在任何介质上传送</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在新的技术经济领域中</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通过有线电视网络传送数据包已得到了巨大的发展</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并且在发达国家已经可以为千家万户提供</w:t>
      </w:r>
      <w:r>
        <w:rPr>
          <w:rFonts w:ascii="Times New Roman" w:hAnsi="Times New Roman" w:cs="Times New Roman" w:eastAsiaTheme="minorEastAsia"/>
          <w:szCs w:val="24"/>
        </w:rPr>
        <w:t>Internet</w:t>
      </w:r>
      <w:r>
        <w:rPr>
          <w:rFonts w:ascii="Times New Roman" w:cs="Times New Roman" w:hAnsiTheme="minorEastAsia" w:eastAsiaTheme="minorEastAsia"/>
          <w:szCs w:val="24"/>
        </w:rPr>
        <w:t>接入的服务。其中与用户直接相关也是关键的设备便是电缆调制解调器</w:t>
      </w:r>
      <w:r>
        <w:rPr>
          <w:rFonts w:ascii="Times New Roman" w:hAnsi="Times New Roman" w:cs="Times New Roman" w:eastAsiaTheme="minorEastAsia"/>
          <w:szCs w:val="24"/>
        </w:rPr>
        <w:t>(Cable Modem</w:t>
      </w:r>
      <w:r>
        <w:rPr>
          <w:rFonts w:ascii="Times New Roman" w:cs="Times New Roman" w:hAnsiTheme="minorEastAsia" w:eastAsiaTheme="minorEastAsia"/>
          <w:szCs w:val="24"/>
        </w:rPr>
        <w:t>一</w:t>
      </w:r>
      <w:r>
        <w:rPr>
          <w:rFonts w:ascii="Times New Roman" w:hAnsi="Times New Roman" w:cs="Times New Roman" w:eastAsiaTheme="minorEastAsia"/>
          <w:szCs w:val="24"/>
        </w:rPr>
        <w:t>CM)</w:t>
      </w:r>
      <w:r>
        <w:rPr>
          <w:rFonts w:ascii="Times New Roman" w:cs="Times New Roman" w:hAnsiTheme="minorEastAsia" w:eastAsiaTheme="minorEastAsia"/>
          <w:szCs w:val="24"/>
        </w:rPr>
        <w:t>。电缆调制解调器是一个允许通过电缆网络高速接入因特网的设备。</w:t>
      </w:r>
      <w:r>
        <w:rPr>
          <w:rFonts w:ascii="Times New Roman" w:hAnsi="Times New Roman" w:cs="Times New Roman" w:eastAsiaTheme="minorEastAsia"/>
          <w:szCs w:val="24"/>
        </w:rPr>
        <w:t>CM</w:t>
      </w:r>
      <w:r>
        <w:rPr>
          <w:rFonts w:ascii="Times New Roman" w:cs="Times New Roman" w:hAnsiTheme="minorEastAsia" w:eastAsiaTheme="minorEastAsia"/>
          <w:szCs w:val="24"/>
        </w:rPr>
        <w:t>技术大大提高了个人访问因特网的速度</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它的宽带网络意味着你可以在网页之间自由、快捷地穿梭</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同时用户可以随时享受到更高的因特网接入速度</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信息提供商将可以提供更高质量的内容。实现单向网络变成双向网络并提供多功能业务。充分发挥宽带网的优势</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使网络真正成为一个综合性的服务网。</w:t>
      </w:r>
      <w:r>
        <w:rPr>
          <w:rFonts w:ascii="Times New Roman" w:hAnsi="Times New Roman" w:cs="Times New Roman" w:eastAsiaTheme="minorEastAsia"/>
          <w:szCs w:val="24"/>
        </w:rPr>
        <w:t>CM</w:t>
      </w:r>
      <w:r>
        <w:rPr>
          <w:rFonts w:ascii="Times New Roman" w:cs="Times New Roman" w:hAnsiTheme="minorEastAsia" w:eastAsiaTheme="minorEastAsia"/>
          <w:szCs w:val="24"/>
        </w:rPr>
        <w:t>比电话调制解调器要复杂得多</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CM</w:t>
      </w:r>
      <w:r>
        <w:rPr>
          <w:rFonts w:ascii="Times New Roman" w:cs="Times New Roman" w:hAnsiTheme="minorEastAsia" w:eastAsiaTheme="minorEastAsia"/>
          <w:szCs w:val="24"/>
        </w:rPr>
        <w:t>可以是部分的调制解调器</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部分的调谐器</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部分的加密</w:t>
      </w:r>
      <w:r>
        <w:rPr>
          <w:rFonts w:ascii="Times New Roman" w:hAnsi="Times New Roman" w:cs="Times New Roman" w:eastAsiaTheme="minorEastAsia"/>
          <w:szCs w:val="24"/>
        </w:rPr>
        <w:t>/</w:t>
      </w:r>
      <w:r>
        <w:rPr>
          <w:rFonts w:ascii="Times New Roman" w:cs="Times New Roman" w:hAnsiTheme="minorEastAsia" w:eastAsiaTheme="minorEastAsia"/>
          <w:szCs w:val="24"/>
        </w:rPr>
        <w:t>解密器</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部分的网桥</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部分的路由器</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部分的</w:t>
      </w:r>
      <w:r>
        <w:rPr>
          <w:rFonts w:ascii="Times New Roman" w:hAnsi="Times New Roman" w:cs="Times New Roman" w:eastAsiaTheme="minorEastAsia"/>
          <w:szCs w:val="24"/>
        </w:rPr>
        <w:t>NIC</w:t>
      </w:r>
      <w:r>
        <w:rPr>
          <w:rFonts w:ascii="Times New Roman" w:cs="Times New Roman" w:hAnsiTheme="minorEastAsia" w:eastAsiaTheme="minorEastAsia"/>
          <w:szCs w:val="24"/>
        </w:rPr>
        <w:t>卡</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部分的</w:t>
      </w:r>
      <w:r>
        <w:rPr>
          <w:rFonts w:ascii="Times New Roman" w:hAnsi="Times New Roman" w:cs="Times New Roman" w:eastAsiaTheme="minorEastAsia"/>
          <w:szCs w:val="24"/>
        </w:rPr>
        <w:t>SNMP</w:t>
      </w:r>
      <w:r>
        <w:rPr>
          <w:rFonts w:ascii="Times New Roman" w:cs="Times New Roman" w:hAnsiTheme="minorEastAsia" w:eastAsiaTheme="minorEastAsia"/>
          <w:szCs w:val="24"/>
        </w:rPr>
        <w:t>代理和部分的以太网集线器。</w:t>
      </w:r>
      <w:r>
        <w:rPr>
          <w:rFonts w:ascii="Times New Roman" w:hAnsi="Times New Roman" w:cs="Times New Roman" w:eastAsiaTheme="minorEastAsia"/>
          <w:szCs w:val="24"/>
        </w:rPr>
        <w:t>CM</w:t>
      </w:r>
      <w:r>
        <w:rPr>
          <w:rFonts w:ascii="Times New Roman" w:cs="Times New Roman" w:hAnsiTheme="minorEastAsia" w:eastAsiaTheme="minorEastAsia"/>
          <w:szCs w:val="24"/>
        </w:rPr>
        <w:t>的速度有很大的变化。在下行方向</w:t>
      </w:r>
      <w:r>
        <w:rPr>
          <w:rFonts w:ascii="Times New Roman" w:hAnsi="Times New Roman" w:cs="Times New Roman" w:eastAsiaTheme="minorEastAsia"/>
          <w:szCs w:val="24"/>
        </w:rPr>
        <w:t>(</w:t>
      </w:r>
      <w:r>
        <w:rPr>
          <w:rFonts w:ascii="Times New Roman" w:cs="Times New Roman" w:hAnsiTheme="minorEastAsia" w:eastAsiaTheme="minorEastAsia"/>
          <w:szCs w:val="24"/>
        </w:rPr>
        <w:t>从网络到计算机</w:t>
      </w:r>
      <w:r>
        <w:rPr>
          <w:rFonts w:ascii="Times New Roman" w:hAnsi="Times New Roman" w:cs="Times New Roman" w:eastAsiaTheme="minorEastAsia"/>
          <w:szCs w:val="24"/>
        </w:rPr>
        <w:t>)</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最高速度可达</w:t>
      </w:r>
      <w:r>
        <w:rPr>
          <w:rFonts w:ascii="Times New Roman" w:hAnsi="Times New Roman" w:cs="Times New Roman" w:eastAsiaTheme="minorEastAsia"/>
          <w:szCs w:val="24"/>
        </w:rPr>
        <w:t>36Mbps</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很少有计算机可以以如此高的速度进行连接</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通常现实的速度是</w:t>
      </w:r>
      <w:r>
        <w:rPr>
          <w:rFonts w:ascii="Times New Roman" w:hAnsi="Times New Roman" w:cs="Times New Roman" w:eastAsiaTheme="minorEastAsia"/>
          <w:szCs w:val="24"/>
        </w:rPr>
        <w:t>3-10Mbps</w:t>
      </w:r>
      <w:r>
        <w:rPr>
          <w:rFonts w:ascii="Times New Roman" w:cs="Times New Roman" w:hAnsiTheme="minorEastAsia" w:eastAsiaTheme="minorEastAsia"/>
          <w:szCs w:val="24"/>
        </w:rPr>
        <w:t>。在上行方向</w:t>
      </w:r>
      <w:r>
        <w:rPr>
          <w:rFonts w:ascii="Times New Roman" w:hAnsi="Times New Roman" w:cs="Times New Roman" w:eastAsiaTheme="minorEastAsia"/>
          <w:szCs w:val="24"/>
        </w:rPr>
        <w:t>(</w:t>
      </w:r>
      <w:r>
        <w:rPr>
          <w:rFonts w:ascii="Times New Roman" w:cs="Times New Roman" w:hAnsiTheme="minorEastAsia" w:eastAsiaTheme="minorEastAsia"/>
          <w:szCs w:val="24"/>
        </w:rPr>
        <w:t>从计算机到网络</w:t>
      </w:r>
      <w:r>
        <w:rPr>
          <w:rFonts w:ascii="Times New Roman" w:hAnsi="Times New Roman" w:cs="Times New Roman" w:eastAsiaTheme="minorEastAsia"/>
          <w:szCs w:val="24"/>
        </w:rPr>
        <w:t>)</w:t>
      </w:r>
      <w:r>
        <w:rPr>
          <w:rFonts w:ascii="Times New Roman" w:cs="Times New Roman" w:hAnsiTheme="minorEastAsia" w:eastAsiaTheme="minorEastAsia"/>
          <w:szCs w:val="24"/>
        </w:rPr>
        <w:t>速度可以达到</w:t>
      </w:r>
      <w:r>
        <w:rPr>
          <w:rFonts w:ascii="Times New Roman" w:hAnsi="Times New Roman" w:cs="Times New Roman" w:eastAsiaTheme="minorEastAsia"/>
          <w:szCs w:val="24"/>
        </w:rPr>
        <w:t>10Mbps</w:t>
      </w:r>
      <w:r>
        <w:rPr>
          <w:rFonts w:ascii="Times New Roman" w:cs="Times New Roman" w:hAnsiTheme="minorEastAsia" w:eastAsiaTheme="minorEastAsia"/>
          <w:szCs w:val="24"/>
        </w:rPr>
        <w:t>。然而</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大多数调制解调器生产者会选择在</w:t>
      </w:r>
      <w:r>
        <w:rPr>
          <w:rFonts w:ascii="Times New Roman" w:hAnsi="Times New Roman" w:cs="Times New Roman" w:eastAsiaTheme="minorEastAsia"/>
          <w:szCs w:val="24"/>
        </w:rPr>
        <w:t>200kbps-2Mbps</w:t>
      </w:r>
      <w:r>
        <w:rPr>
          <w:rFonts w:ascii="Times New Roman" w:cs="Times New Roman" w:hAnsiTheme="minorEastAsia" w:eastAsiaTheme="minorEastAsia"/>
          <w:szCs w:val="24"/>
        </w:rPr>
        <w:t>之间。也就是说</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下载一个用</w:t>
      </w:r>
      <w:r>
        <w:rPr>
          <w:rFonts w:ascii="Times New Roman" w:hAnsi="Times New Roman" w:cs="Times New Roman" w:eastAsiaTheme="minorEastAsia"/>
          <w:szCs w:val="24"/>
        </w:rPr>
        <w:t>28.8</w:t>
      </w:r>
      <w:r>
        <w:rPr>
          <w:rFonts w:ascii="Times New Roman" w:cs="Times New Roman" w:hAnsiTheme="minorEastAsia" w:eastAsiaTheme="minorEastAsia"/>
          <w:szCs w:val="24"/>
        </w:rPr>
        <w:t>调制解调器需要用</w:t>
      </w:r>
      <w:r>
        <w:rPr>
          <w:rFonts w:ascii="Times New Roman" w:hAnsi="Times New Roman" w:cs="Times New Roman" w:eastAsiaTheme="minorEastAsia"/>
          <w:szCs w:val="24"/>
        </w:rPr>
        <w:t>8</w:t>
      </w:r>
      <w:r>
        <w:rPr>
          <w:rFonts w:ascii="Times New Roman" w:cs="Times New Roman" w:hAnsiTheme="minorEastAsia" w:eastAsiaTheme="minorEastAsia"/>
          <w:szCs w:val="24"/>
        </w:rPr>
        <w:t>分钟的文件</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用</w:t>
      </w:r>
      <w:r>
        <w:rPr>
          <w:rFonts w:ascii="Times New Roman" w:hAnsi="Times New Roman" w:cs="Times New Roman" w:eastAsiaTheme="minorEastAsia"/>
          <w:szCs w:val="24"/>
        </w:rPr>
        <w:t>ISDN</w:t>
      </w:r>
      <w:r>
        <w:rPr>
          <w:rFonts w:ascii="Times New Roman" w:cs="Times New Roman" w:hAnsiTheme="minorEastAsia" w:eastAsiaTheme="minorEastAsia"/>
          <w:szCs w:val="24"/>
        </w:rPr>
        <w:t>需要</w:t>
      </w:r>
      <w:r>
        <w:rPr>
          <w:rFonts w:ascii="Times New Roman" w:hAnsi="Times New Roman" w:cs="Times New Roman" w:eastAsiaTheme="minorEastAsia"/>
          <w:szCs w:val="24"/>
        </w:rPr>
        <w:t>2</w:t>
      </w:r>
      <w:r>
        <w:rPr>
          <w:rFonts w:ascii="Times New Roman" w:cs="Times New Roman" w:hAnsiTheme="minorEastAsia" w:eastAsiaTheme="minorEastAsia"/>
          <w:szCs w:val="24"/>
        </w:rPr>
        <w:t>分钟</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而使用</w:t>
      </w:r>
      <w:r>
        <w:rPr>
          <w:rFonts w:ascii="Times New Roman" w:hAnsi="Times New Roman" w:cs="Times New Roman" w:eastAsiaTheme="minorEastAsia"/>
          <w:szCs w:val="24"/>
        </w:rPr>
        <w:t>CM</w:t>
      </w:r>
      <w:r>
        <w:rPr>
          <w:rFonts w:ascii="Times New Roman" w:cs="Times New Roman" w:hAnsiTheme="minorEastAsia" w:eastAsiaTheme="minorEastAsia"/>
          <w:szCs w:val="24"/>
        </w:rPr>
        <w:t>可能只需要</w:t>
      </w:r>
      <w:r>
        <w:rPr>
          <w:rFonts w:ascii="Times New Roman" w:hAnsi="Times New Roman" w:cs="Times New Roman" w:eastAsiaTheme="minorEastAsia"/>
          <w:szCs w:val="24"/>
        </w:rPr>
        <w:t>8</w:t>
      </w:r>
      <w:r>
        <w:rPr>
          <w:rFonts w:ascii="Times New Roman" w:cs="Times New Roman" w:hAnsiTheme="minorEastAsia" w:eastAsiaTheme="minorEastAsia"/>
          <w:szCs w:val="24"/>
        </w:rPr>
        <w:t>秒钟。如何才能让我们的终端设备通过</w:t>
      </w:r>
      <w:r>
        <w:rPr>
          <w:rFonts w:ascii="Times New Roman" w:hAnsi="Times New Roman" w:cs="Times New Roman" w:eastAsiaTheme="minorEastAsia"/>
          <w:szCs w:val="24"/>
        </w:rPr>
        <w:t>CM</w:t>
      </w:r>
      <w:r>
        <w:rPr>
          <w:rFonts w:ascii="Times New Roman" w:cs="Times New Roman" w:hAnsiTheme="minorEastAsia" w:eastAsiaTheme="minorEastAsia"/>
          <w:szCs w:val="24"/>
        </w:rPr>
        <w:t>接人因特网呢</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这首先必须实现每个用户端的</w:t>
      </w:r>
      <w:r>
        <w:rPr>
          <w:rFonts w:ascii="Times New Roman" w:hAnsi="Times New Roman" w:cs="Times New Roman" w:eastAsiaTheme="minorEastAsia"/>
          <w:szCs w:val="24"/>
        </w:rPr>
        <w:t>CM</w:t>
      </w:r>
      <w:r>
        <w:rPr>
          <w:rFonts w:ascii="Times New Roman" w:cs="Times New Roman" w:hAnsiTheme="minorEastAsia" w:eastAsiaTheme="minorEastAsia"/>
          <w:szCs w:val="24"/>
        </w:rPr>
        <w:t>与前端的电缆调制解调器终端系统</w:t>
      </w:r>
      <w:r>
        <w:rPr>
          <w:rFonts w:ascii="Times New Roman" w:hAnsi="Times New Roman" w:cs="Times New Roman" w:eastAsiaTheme="minorEastAsia"/>
          <w:szCs w:val="24"/>
        </w:rPr>
        <w:t>(Cable Modem Termination System</w:t>
      </w:r>
      <w:r>
        <w:rPr>
          <w:rFonts w:ascii="Times New Roman" w:cs="Times New Roman" w:hAnsiTheme="minorEastAsia" w:eastAsiaTheme="minorEastAsia"/>
          <w:szCs w:val="24"/>
        </w:rPr>
        <w:t>一</w:t>
      </w:r>
      <w:r>
        <w:rPr>
          <w:rFonts w:ascii="Times New Roman" w:hAnsi="Times New Roman" w:cs="Times New Roman" w:eastAsiaTheme="minorEastAsia"/>
          <w:szCs w:val="24"/>
        </w:rPr>
        <w:t>CMTS)</w:t>
      </w:r>
      <w:r>
        <w:rPr>
          <w:rFonts w:ascii="Times New Roman" w:cs="Times New Roman" w:hAnsiTheme="minorEastAsia" w:eastAsiaTheme="minorEastAsia"/>
          <w:szCs w:val="24"/>
        </w:rPr>
        <w:t>之间的交互作用</w:t>
      </w:r>
      <w:r>
        <w:rPr>
          <w:rFonts w:hint="eastAsia" w:ascii="Times New Roman" w:cs="Times New Roman" w:hAnsiTheme="minorEastAsia" w:eastAsiaTheme="minorEastAsia"/>
          <w:szCs w:val="24"/>
        </w:rPr>
        <w:t>。</w:t>
      </w:r>
    </w:p>
    <w:p>
      <w:pPr>
        <w:pStyle w:val="7"/>
        <w:adjustRightInd w:val="0"/>
        <w:snapToGrid w:val="0"/>
        <w:spacing w:line="360" w:lineRule="auto"/>
        <w:jc w:val="both"/>
        <w:rPr>
          <w:rFonts w:ascii="Times New Roman" w:cs="Times New Roman" w:hAnsiTheme="minorEastAsia" w:eastAsiaTheme="minorEastAsia"/>
          <w:szCs w:val="24"/>
        </w:rPr>
      </w:pPr>
      <w:r>
        <w:rPr>
          <w:rFonts w:hint="eastAsia" w:ascii="Times New Roman" w:cs="Times New Roman" w:hAnsiTheme="minorEastAsia" w:eastAsiaTheme="minorEastAsia"/>
          <w:szCs w:val="24"/>
        </w:rPr>
        <w:t xml:space="preserve">    </w:t>
      </w:r>
      <w:r>
        <w:rPr>
          <w:rFonts w:ascii="Times New Roman" w:cs="Times New Roman" w:hAnsiTheme="minorEastAsia" w:eastAsiaTheme="minorEastAsia"/>
          <w:szCs w:val="24"/>
        </w:rPr>
        <w:t>通过</w:t>
      </w:r>
      <w:r>
        <w:rPr>
          <w:rFonts w:ascii="Times New Roman" w:hAnsi="Times New Roman" w:cs="Times New Roman" w:eastAsiaTheme="minorEastAsia"/>
          <w:szCs w:val="24"/>
        </w:rPr>
        <w:t>CM</w:t>
      </w:r>
      <w:r>
        <w:rPr>
          <w:rFonts w:ascii="Times New Roman" w:cs="Times New Roman" w:hAnsiTheme="minorEastAsia" w:eastAsiaTheme="minorEastAsia"/>
          <w:szCs w:val="24"/>
        </w:rPr>
        <w:t>与</w:t>
      </w:r>
      <w:r>
        <w:rPr>
          <w:rFonts w:ascii="Times New Roman" w:hAnsi="Times New Roman" w:cs="Times New Roman" w:eastAsiaTheme="minorEastAsia"/>
          <w:szCs w:val="24"/>
        </w:rPr>
        <w:t>CMTS</w:t>
      </w:r>
      <w:r>
        <w:rPr>
          <w:rFonts w:ascii="Times New Roman" w:cs="Times New Roman" w:hAnsiTheme="minorEastAsia" w:eastAsiaTheme="minorEastAsia"/>
          <w:szCs w:val="24"/>
        </w:rPr>
        <w:t>之间的交互作用</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就可以使</w:t>
      </w:r>
      <w:r>
        <w:rPr>
          <w:rFonts w:ascii="Times New Roman" w:hAnsi="Times New Roman" w:cs="Times New Roman" w:eastAsiaTheme="minorEastAsia"/>
          <w:szCs w:val="24"/>
        </w:rPr>
        <w:t>IP</w:t>
      </w:r>
      <w:r>
        <w:rPr>
          <w:rFonts w:ascii="Times New Roman" w:cs="Times New Roman" w:hAnsiTheme="minorEastAsia" w:eastAsiaTheme="minorEastAsia"/>
          <w:szCs w:val="24"/>
        </w:rPr>
        <w:t>流量在同轴电缆或光纤同轴电缆混合有线网络上透明地双向传送</w:t>
      </w:r>
      <w:r>
        <w:rPr>
          <w:rFonts w:hint="eastAsia" w:ascii="Times New Roman" w:cs="Times New Roman" w:hAnsiTheme="minorEastAsia" w:eastAsiaTheme="minorEastAsia"/>
          <w:szCs w:val="24"/>
          <w:lang w:val="en-US" w:eastAsia="zh-CN"/>
        </w:rPr>
        <w:t>(</w:t>
      </w:r>
      <w:r>
        <w:rPr>
          <w:rFonts w:hint="eastAsia" w:asciiTheme="minorEastAsia" w:hAnsiTheme="minorEastAsia" w:eastAsiaTheme="minorEastAsia" w:cstheme="minorEastAsia"/>
          <w:sz w:val="24"/>
          <w:szCs w:val="24"/>
          <w:shd w:val="clear" w:color="auto" w:fill="FFFFFF"/>
        </w:rPr>
        <w:t>王茜</w:t>
      </w:r>
      <w:r>
        <w:rPr>
          <w:rFonts w:hint="eastAsia" w:asciiTheme="minorEastAsia" w:hAnsiTheme="minorEastAsia" w:eastAsiaTheme="minorEastAsia" w:cstheme="minorEastAsia"/>
          <w:sz w:val="24"/>
          <w:szCs w:val="24"/>
          <w:shd w:val="clear" w:color="auto" w:fill="FFFFFF"/>
          <w:lang w:eastAsia="zh-CN"/>
        </w:rPr>
        <w:t>等</w:t>
      </w:r>
      <w:r>
        <w:rPr>
          <w:rFonts w:hint="eastAsia" w:asciiTheme="minorEastAsia" w:hAnsiTheme="minorEastAsia" w:eastAsiaTheme="minorEastAsia" w:cstheme="minorEastAsia"/>
          <w:sz w:val="24"/>
          <w:szCs w:val="24"/>
          <w:shd w:val="clear" w:color="auto" w:fill="FFFFFF"/>
        </w:rPr>
        <w:t>,</w:t>
      </w:r>
      <w:r>
        <w:rPr>
          <w:rFonts w:hint="eastAsia" w:asciiTheme="minorEastAsia" w:hAnsiTheme="minorEastAsia" w:eastAsiaTheme="minorEastAsia" w:cstheme="minorEastAsia"/>
          <w:sz w:val="24"/>
          <w:szCs w:val="24"/>
          <w:shd w:val="clear" w:color="auto" w:fill="FFFFFF"/>
          <w:lang w:val="en-US" w:eastAsia="zh-CN"/>
        </w:rPr>
        <w:t>2011）</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并且在这个系统上提供非常广泛的服务</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包技术服务、视频会议服务</w:t>
      </w:r>
      <w:r>
        <w:rPr>
          <w:rFonts w:hint="eastAsia" w:ascii="Times New Roman" w:cs="Times New Roman" w:hAnsiTheme="minorEastAsia" w:eastAsiaTheme="minorEastAsia"/>
          <w:szCs w:val="24"/>
        </w:rPr>
        <w:t>、</w:t>
      </w:r>
      <w:r>
        <w:rPr>
          <w:rFonts w:ascii="Times New Roman" w:hAnsi="Times New Roman" w:cs="Times New Roman" w:eastAsiaTheme="minorEastAsia"/>
          <w:szCs w:val="24"/>
        </w:rPr>
        <w:t>Tl</w:t>
      </w:r>
      <w:r>
        <w:rPr>
          <w:rFonts w:ascii="Times New Roman" w:cs="Times New Roman" w:hAnsiTheme="minorEastAsia" w:eastAsiaTheme="minorEastAsia"/>
          <w:szCs w:val="24"/>
        </w:rPr>
        <w:t>或帧中继服务以及其他许多的服务</w:t>
      </w:r>
      <w:r>
        <w:rPr>
          <w:rFonts w:hint="eastAsia" w:ascii="Times New Roman" w:cs="Times New Roman" w:hAnsiTheme="minorEastAsia" w:eastAsiaTheme="minorEastAsia"/>
          <w:szCs w:val="24"/>
        </w:rPr>
        <w:t>，</w:t>
      </w:r>
      <w:r>
        <w:rPr>
          <w:rFonts w:ascii="Times New Roman" w:hAnsi="Times New Roman" w:cs="Times New Roman" w:eastAsiaTheme="minorEastAsia"/>
          <w:szCs w:val="24"/>
        </w:rPr>
        <w:t>Internet</w:t>
      </w:r>
      <w:r>
        <w:rPr>
          <w:rFonts w:ascii="Times New Roman" w:cs="Times New Roman" w:hAnsiTheme="minorEastAsia" w:eastAsiaTheme="minorEastAsia"/>
          <w:szCs w:val="24"/>
        </w:rPr>
        <w:t>接入的服务</w:t>
      </w:r>
      <w:r>
        <w:rPr>
          <w:rFonts w:hint="eastAsia" w:ascii="Times New Roman" w:cs="Times New Roman" w:hAnsiTheme="minorEastAsia" w:eastAsiaTheme="minorEastAsia"/>
          <w:szCs w:val="24"/>
          <w:lang w:eastAsia="zh-CN"/>
        </w:rPr>
        <w:t>。</w:t>
      </w:r>
      <w:r>
        <w:rPr>
          <w:rFonts w:ascii="Times New Roman" w:cs="Times New Roman" w:hAnsiTheme="minorEastAsia" w:eastAsiaTheme="minorEastAsia"/>
          <w:szCs w:val="24"/>
        </w:rPr>
        <w:t>其中与用户直接相关也是关键的设备便是电缆调制解调</w:t>
      </w:r>
      <w:r>
        <w:rPr>
          <w:rFonts w:ascii="Times New Roman" w:hAnsi="Times New Roman" w:cs="Times New Roman" w:eastAsiaTheme="minorEastAsia"/>
          <w:szCs w:val="24"/>
        </w:rPr>
        <w:t>(CableModem</w:t>
      </w:r>
      <w:r>
        <w:rPr>
          <w:rFonts w:ascii="Times New Roman" w:cs="Times New Roman" w:hAnsiTheme="minorEastAsia" w:eastAsiaTheme="minorEastAsia"/>
          <w:szCs w:val="24"/>
        </w:rPr>
        <w:t>一</w:t>
      </w:r>
      <w:r>
        <w:rPr>
          <w:rFonts w:ascii="Times New Roman" w:hAnsi="Times New Roman" w:cs="Times New Roman" w:eastAsiaTheme="minorEastAsia"/>
          <w:szCs w:val="24"/>
        </w:rPr>
        <w:t>CM)</w:t>
      </w:r>
      <w:r>
        <w:rPr>
          <w:rFonts w:ascii="Times New Roman" w:cs="Times New Roman" w:hAnsiTheme="minorEastAsia" w:eastAsiaTheme="minorEastAsia"/>
          <w:szCs w:val="24"/>
        </w:rPr>
        <w:t>。</w:t>
      </w:r>
    </w:p>
    <w:p>
      <w:pPr>
        <w:pStyle w:val="2"/>
        <w:rPr>
          <w:rFonts w:ascii="Times New Roman" w:cs="Times New Roman" w:hAnsiTheme="minorEastAsia" w:eastAsiaTheme="minorEastAsia"/>
          <w:szCs w:val="24"/>
        </w:rPr>
      </w:pPr>
      <w:bookmarkStart w:id="5" w:name="_Toc11886"/>
      <w:r>
        <w:rPr>
          <w:rFonts w:hint="eastAsia"/>
        </w:rPr>
        <w:t>2 DOCSIS协议及系统工作原理</w:t>
      </w:r>
      <w:bookmarkEnd w:id="5"/>
    </w:p>
    <w:p>
      <w:pPr>
        <w:pStyle w:val="3"/>
      </w:pPr>
      <w:bookmarkStart w:id="6" w:name="_Toc568"/>
      <w:r>
        <w:rPr>
          <w:rFonts w:hint="eastAsia"/>
        </w:rPr>
        <w:t>2.1 Docsis协议</w:t>
      </w:r>
      <w:bookmarkEnd w:id="6"/>
    </w:p>
    <w:p>
      <w:pPr>
        <w:pStyle w:val="13"/>
        <w:shd w:val="clear" w:color="auto" w:fill="FFFFFF"/>
        <w:adjustRightInd w:val="0"/>
        <w:snapToGrid w:val="0"/>
        <w:spacing w:before="0" w:beforeAutospacing="0" w:after="0" w:afterAutospacing="0" w:line="360" w:lineRule="auto"/>
        <w:ind w:firstLine="480" w:firstLineChars="200"/>
        <w:jc w:val="both"/>
        <w:rPr>
          <w:rFonts w:ascii="Times New Roman" w:hAnsi="Times New Roman" w:cs="Times New Roman" w:eastAsiaTheme="minorEastAsia"/>
          <w:color w:val="000000" w:themeColor="text1"/>
          <w14:textFill>
            <w14:solidFill>
              <w14:schemeClr w14:val="tx1"/>
            </w14:solidFill>
          </w14:textFill>
        </w:rPr>
      </w:pPr>
      <w:r>
        <w:rPr>
          <w:rFonts w:ascii="Times New Roman" w:hAnsi="Times New Roman" w:cs="Times New Roman" w:eastAsiaTheme="minorEastAsia"/>
          <w:color w:val="000000" w:themeColor="text1"/>
          <w14:textFill>
            <w14:solidFill>
              <w14:schemeClr w14:val="tx1"/>
            </w14:solidFill>
          </w14:textFill>
        </w:rPr>
        <w:t xml:space="preserve">DOCSIS </w:t>
      </w:r>
      <w:r>
        <w:rPr>
          <w:rFonts w:ascii="Times New Roman" w:cs="Times New Roman" w:hAnsiTheme="minorEastAsia" w:eastAsiaTheme="minorEastAsia"/>
          <w:color w:val="000000" w:themeColor="text1"/>
          <w14:textFill>
            <w14:solidFill>
              <w14:schemeClr w14:val="tx1"/>
            </w14:solidFill>
          </w14:textFill>
        </w:rPr>
        <w:t>即（</w:t>
      </w:r>
      <w:r>
        <w:rPr>
          <w:rFonts w:ascii="Times New Roman" w:hAnsi="Times New Roman" w:cs="Times New Roman" w:eastAsiaTheme="minorEastAsia"/>
          <w:color w:val="000000" w:themeColor="text1"/>
          <w14:textFill>
            <w14:solidFill>
              <w14:schemeClr w14:val="tx1"/>
            </w14:solidFill>
          </w14:textFill>
        </w:rPr>
        <w:t>Data Over Cable System Interface Specifications</w:t>
      </w:r>
      <w:r>
        <w:rPr>
          <w:rFonts w:ascii="Times New Roman" w:cs="Times New Roman" w:hAnsiTheme="minorEastAsia" w:eastAsiaTheme="minorEastAsia"/>
          <w:color w:val="000000" w:themeColor="text1"/>
          <w14:textFill>
            <w14:solidFill>
              <w14:schemeClr w14:val="tx1"/>
            </w14:solidFill>
          </w14:textFill>
        </w:rPr>
        <w:t>）的缩写</w:t>
      </w:r>
      <w:r>
        <w:rPr>
          <w:rFonts w:hint="eastAsia" w:ascii="Times New Roman" w:cs="Times New Roman" w:hAnsiTheme="minorEastAsia" w:eastAsiaTheme="minorEastAsia"/>
          <w:color w:val="000000" w:themeColor="text1"/>
          <w:lang w:eastAsia="zh-CN"/>
          <w14:textFill>
            <w14:solidFill>
              <w14:schemeClr w14:val="tx1"/>
            </w14:solidFill>
          </w14:textFill>
        </w:rPr>
        <w:t>，</w:t>
      </w:r>
      <w:r>
        <w:rPr>
          <w:rFonts w:ascii="Times New Roman" w:cs="Times New Roman" w:hAnsiTheme="minorEastAsia" w:eastAsiaTheme="minorEastAsia"/>
          <w:color w:val="000000" w:themeColor="text1"/>
          <w14:textFill>
            <w14:solidFill>
              <w14:schemeClr w14:val="tx1"/>
            </w14:solidFill>
          </w14:textFill>
        </w:rPr>
        <w:t>即数据在有线电视网络系统中的接口规范。是一个由有线电缆标准组织（</w:t>
      </w:r>
      <w:r>
        <w:rPr>
          <w:rFonts w:ascii="Times New Roman" w:hAnsi="Times New Roman" w:cs="Times New Roman" w:eastAsiaTheme="minorEastAsia"/>
          <w:color w:val="000000" w:themeColor="text1"/>
          <w14:textFill>
            <w14:solidFill>
              <w14:schemeClr w14:val="tx1"/>
            </w14:solidFill>
          </w14:textFill>
        </w:rPr>
        <w:t>Cable Labs</w:t>
      </w:r>
      <w:r>
        <w:rPr>
          <w:rFonts w:ascii="Times New Roman" w:cs="Times New Roman" w:hAnsiTheme="minorEastAsia" w:eastAsiaTheme="minorEastAsia"/>
          <w:color w:val="000000" w:themeColor="text1"/>
          <w14:textFill>
            <w14:solidFill>
              <w14:schemeClr w14:val="tx1"/>
            </w14:solidFill>
          </w14:textFill>
        </w:rPr>
        <w:t>）</w:t>
      </w:r>
      <w:r>
        <w:rPr>
          <w:rFonts w:ascii="Times New Roman" w:hAnsi="Times New Roman" w:cs="Times New Roman" w:eastAsiaTheme="minorEastAsia"/>
          <w:color w:val="000000" w:themeColor="text1"/>
          <w14:textFill>
            <w14:solidFill>
              <w14:schemeClr w14:val="tx1"/>
            </w14:solidFill>
          </w14:textFill>
        </w:rPr>
        <w:t xml:space="preserve"> </w:t>
      </w:r>
      <w:r>
        <w:rPr>
          <w:rFonts w:ascii="Times New Roman" w:cs="Times New Roman" w:hAnsiTheme="minorEastAsia" w:eastAsiaTheme="minorEastAsia"/>
          <w:color w:val="000000" w:themeColor="text1"/>
          <w14:textFill>
            <w14:solidFill>
              <w14:schemeClr w14:val="tx1"/>
            </w14:solidFill>
          </w14:textFill>
        </w:rPr>
        <w:t>制定的国际标准。</w:t>
      </w:r>
      <w:r>
        <w:rPr>
          <w:rFonts w:ascii="Times New Roman" w:hAnsi="Times New Roman" w:cs="Times New Roman" w:eastAsiaTheme="minorEastAsia"/>
          <w:color w:val="000000" w:themeColor="text1"/>
          <w14:textFill>
            <w14:solidFill>
              <w14:schemeClr w14:val="tx1"/>
            </w14:solidFill>
          </w14:textFill>
        </w:rPr>
        <w:t>DOCSIS</w:t>
      </w:r>
      <w:r>
        <w:rPr>
          <w:rFonts w:ascii="Times New Roman" w:cs="Times New Roman" w:hAnsiTheme="minorEastAsia" w:eastAsiaTheme="minorEastAsia"/>
          <w:color w:val="000000" w:themeColor="text1"/>
          <w14:textFill>
            <w14:solidFill>
              <w14:schemeClr w14:val="tx1"/>
            </w14:solidFill>
          </w14:textFill>
        </w:rPr>
        <w:t>系统实现了高速因特网的分级服务</w:t>
      </w:r>
      <w:r>
        <w:rPr>
          <w:rFonts w:hint="eastAsia" w:ascii="Times New Roman" w:cs="Times New Roman" w:hAnsiTheme="minorEastAsia" w:eastAsiaTheme="minorEastAsia"/>
          <w:color w:val="000000" w:themeColor="text1"/>
          <w:lang w:eastAsia="zh-CN"/>
          <w14:textFill>
            <w14:solidFill>
              <w14:schemeClr w14:val="tx1"/>
            </w14:solidFill>
          </w14:textFill>
        </w:rPr>
        <w:t>，</w:t>
      </w:r>
      <w:r>
        <w:rPr>
          <w:rFonts w:ascii="Times New Roman" w:cs="Times New Roman" w:hAnsiTheme="minorEastAsia" w:eastAsiaTheme="minorEastAsia"/>
          <w:color w:val="000000" w:themeColor="text1"/>
          <w14:textFill>
            <w14:solidFill>
              <w14:schemeClr w14:val="tx1"/>
            </w14:solidFill>
          </w14:textFill>
        </w:rPr>
        <w:t>开启了有线电视网络开展增值服务走向市场提高收益的大门，使有线电视网络增加了具备服务质量保证的高速因特网接入服务。</w:t>
      </w:r>
    </w:p>
    <w:p>
      <w:pPr>
        <w:pStyle w:val="13"/>
        <w:shd w:val="clear" w:color="auto" w:fill="FFFFFF"/>
        <w:adjustRightInd w:val="0"/>
        <w:snapToGrid w:val="0"/>
        <w:spacing w:before="0" w:beforeAutospacing="0" w:after="0" w:afterAutospacing="0" w:line="360" w:lineRule="auto"/>
        <w:ind w:firstLine="480" w:firstLineChars="200"/>
        <w:jc w:val="both"/>
        <w:rPr>
          <w:rFonts w:ascii="Times New Roman" w:hAnsi="Times New Roman" w:cs="Times New Roman" w:eastAsiaTheme="minorEastAsia"/>
          <w:color w:val="000000" w:themeColor="text1"/>
          <w:shd w:val="clear" w:color="auto" w:fill="FFFFFF"/>
          <w14:textFill>
            <w14:solidFill>
              <w14:schemeClr w14:val="tx1"/>
            </w14:solidFill>
          </w14:textFill>
        </w:rPr>
      </w:pPr>
      <w:r>
        <w:rPr>
          <w:rFonts w:ascii="Times New Roman" w:hAnsi="Times New Roman" w:cs="Times New Roman" w:eastAsiaTheme="minorEastAsia"/>
          <w:color w:val="000000" w:themeColor="text1"/>
          <w:shd w:val="clear" w:color="auto" w:fill="FFFFFF"/>
          <w14:textFill>
            <w14:solidFill>
              <w14:schemeClr w14:val="tx1"/>
            </w14:solidFill>
          </w14:textFill>
        </w:rPr>
        <w:t>DOCSIS</w:t>
      </w:r>
      <w:r>
        <w:rPr>
          <w:rFonts w:ascii="Times New Roman" w:cs="Times New Roman" w:hAnsiTheme="minorEastAsia" w:eastAsiaTheme="minorEastAsia"/>
          <w:color w:val="000000" w:themeColor="text1"/>
          <w:shd w:val="clear" w:color="auto" w:fill="FFFFFF"/>
          <w14:textFill>
            <w14:solidFill>
              <w14:schemeClr w14:val="tx1"/>
            </w14:solidFill>
          </w14:textFill>
        </w:rPr>
        <w:t>标准主要支持在计算机网与有线电视网之间</w:t>
      </w:r>
      <w:r>
        <w:rPr>
          <w:rFonts w:hint="eastAsia" w:ascii="Times New Roman" w:cs="Times New Roman" w:hAnsiTheme="minorEastAsia" w:eastAsiaTheme="minorEastAsia"/>
          <w:color w:val="000000" w:themeColor="text1"/>
          <w:shd w:val="clear" w:color="auto" w:fill="FFFFFF"/>
          <w:lang w:eastAsia="zh-CN"/>
          <w14:textFill>
            <w14:solidFill>
              <w14:schemeClr w14:val="tx1"/>
            </w14:solidFill>
          </w14:textFill>
        </w:rPr>
        <w:t>，</w:t>
      </w:r>
      <w:r>
        <w:rPr>
          <w:rFonts w:ascii="Times New Roman" w:cs="Times New Roman" w:hAnsiTheme="minorEastAsia" w:eastAsiaTheme="minorEastAsia"/>
          <w:color w:val="000000" w:themeColor="text1"/>
          <w:shd w:val="clear" w:color="auto" w:fill="FFFFFF"/>
          <w14:textFill>
            <w14:solidFill>
              <w14:schemeClr w14:val="tx1"/>
            </w14:solidFill>
          </w14:textFill>
        </w:rPr>
        <w:t>以及有线电视前端</w:t>
      </w:r>
      <w:r>
        <w:rPr>
          <w:rFonts w:ascii="Times New Roman" w:hAnsi="Times New Roman" w:cs="Times New Roman" w:eastAsiaTheme="minorEastAsia"/>
          <w:color w:val="000000" w:themeColor="text1"/>
          <w:shd w:val="clear" w:color="auto" w:fill="FFFFFF"/>
          <w14:textFill>
            <w14:solidFill>
              <w14:schemeClr w14:val="tx1"/>
            </w14:solidFill>
          </w14:textFill>
        </w:rPr>
        <w:t>(</w:t>
      </w:r>
      <w:r>
        <w:rPr>
          <w:rFonts w:ascii="Times New Roman" w:cs="Times New Roman" w:hAnsiTheme="minorEastAsia" w:eastAsiaTheme="minorEastAsia"/>
          <w:color w:val="000000" w:themeColor="text1"/>
          <w:shd w:val="clear" w:color="auto" w:fill="FFFFFF"/>
          <w14:textFill>
            <w14:solidFill>
              <w14:schemeClr w14:val="tx1"/>
            </w14:solidFill>
          </w14:textFill>
        </w:rPr>
        <w:t>或</w:t>
      </w:r>
      <w:r>
        <w:rPr>
          <w:rFonts w:ascii="Times New Roman" w:hAnsi="Times New Roman" w:cs="Times New Roman" w:eastAsiaTheme="minorEastAsia"/>
          <w:color w:val="000000" w:themeColor="text1"/>
          <w:shd w:val="clear" w:color="auto" w:fill="FFFFFF"/>
          <w14:textFill>
            <w14:solidFill>
              <w14:schemeClr w14:val="tx1"/>
            </w14:solidFill>
          </w14:textFill>
        </w:rPr>
        <w:t>HFC</w:t>
      </w:r>
      <w:r>
        <w:rPr>
          <w:rFonts w:ascii="Times New Roman" w:cs="Times New Roman" w:hAnsiTheme="minorEastAsia" w:eastAsiaTheme="minorEastAsia"/>
          <w:color w:val="000000" w:themeColor="text1"/>
          <w:shd w:val="clear" w:color="auto" w:fill="FFFFFF"/>
          <w14:textFill>
            <w14:solidFill>
              <w14:schemeClr w14:val="tx1"/>
            </w14:solidFill>
          </w14:textFill>
        </w:rPr>
        <w:t>的光节点</w:t>
      </w:r>
      <w:r>
        <w:rPr>
          <w:rFonts w:ascii="Times New Roman" w:hAnsi="Times New Roman" w:cs="Times New Roman" w:eastAsiaTheme="minorEastAsia"/>
          <w:color w:val="000000" w:themeColor="text1"/>
          <w:shd w:val="clear" w:color="auto" w:fill="FFFFFF"/>
          <w14:textFill>
            <w14:solidFill>
              <w14:schemeClr w14:val="tx1"/>
            </w14:solidFill>
          </w14:textFill>
        </w:rPr>
        <w:t>)</w:t>
      </w:r>
      <w:r>
        <w:rPr>
          <w:rFonts w:ascii="Times New Roman" w:cs="Times New Roman" w:hAnsiTheme="minorEastAsia" w:eastAsiaTheme="minorEastAsia"/>
          <w:color w:val="000000" w:themeColor="text1"/>
          <w:shd w:val="clear" w:color="auto" w:fill="FFFFFF"/>
          <w14:textFill>
            <w14:solidFill>
              <w14:schemeClr w14:val="tx1"/>
            </w14:solidFill>
          </w14:textFill>
        </w:rPr>
        <w:t>与用户之间实现</w:t>
      </w:r>
      <w:r>
        <w:rPr>
          <w:rFonts w:ascii="Times New Roman" w:hAnsi="Times New Roman" w:cs="Times New Roman" w:eastAsiaTheme="minorEastAsia"/>
          <w:color w:val="000000" w:themeColor="text1"/>
          <w:shd w:val="clear" w:color="auto" w:fill="FFFFFF"/>
          <w14:textFill>
            <w14:solidFill>
              <w14:schemeClr w14:val="tx1"/>
            </w14:solidFill>
          </w14:textFill>
        </w:rPr>
        <w:t>IP</w:t>
      </w:r>
      <w:r>
        <w:rPr>
          <w:rFonts w:ascii="Times New Roman" w:cs="Times New Roman" w:hAnsiTheme="minorEastAsia" w:eastAsiaTheme="minorEastAsia"/>
          <w:color w:val="000000" w:themeColor="text1"/>
          <w:shd w:val="clear" w:color="auto" w:fill="FFFFFF"/>
          <w14:textFill>
            <w14:solidFill>
              <w14:schemeClr w14:val="tx1"/>
            </w14:solidFill>
          </w14:textFill>
        </w:rPr>
        <w:t>数据包的传输。其中</w:t>
      </w:r>
      <w:r>
        <w:rPr>
          <w:rFonts w:hint="eastAsia" w:ascii="Times New Roman" w:cs="Times New Roman" w:hAnsiTheme="minorEastAsia" w:eastAsiaTheme="minorEastAsia"/>
          <w:color w:val="000000" w:themeColor="text1"/>
          <w:shd w:val="clear" w:color="auto" w:fill="FFFFFF"/>
          <w:lang w:eastAsia="zh-CN"/>
          <w14:textFill>
            <w14:solidFill>
              <w14:schemeClr w14:val="tx1"/>
            </w14:solidFill>
          </w14:textFill>
        </w:rPr>
        <w:t>，</w:t>
      </w:r>
      <w:r>
        <w:rPr>
          <w:rFonts w:ascii="Times New Roman" w:hAnsi="Times New Roman" w:cs="Times New Roman" w:eastAsiaTheme="minorEastAsia"/>
          <w:color w:val="000000" w:themeColor="text1"/>
          <w:shd w:val="clear" w:color="auto" w:fill="FFFFFF"/>
          <w14:textFill>
            <w14:solidFill>
              <w14:schemeClr w14:val="tx1"/>
            </w14:solidFill>
          </w14:textFill>
        </w:rPr>
        <w:t>CMTS(Cable Modem Termination System)</w:t>
      </w:r>
      <w:r>
        <w:rPr>
          <w:rFonts w:ascii="Times New Roman" w:cs="Times New Roman" w:hAnsiTheme="minorEastAsia" w:eastAsiaTheme="minorEastAsia"/>
          <w:color w:val="000000" w:themeColor="text1"/>
          <w:shd w:val="clear" w:color="auto" w:fill="FFFFFF"/>
          <w14:textFill>
            <w14:solidFill>
              <w14:schemeClr w14:val="tx1"/>
            </w14:solidFill>
          </w14:textFill>
        </w:rPr>
        <w:t>属于头端</w:t>
      </w:r>
      <w:r>
        <w:rPr>
          <w:rFonts w:ascii="Times New Roman" w:hAnsi="Times New Roman" w:cs="Times New Roman" w:eastAsiaTheme="minorEastAsia"/>
          <w:color w:val="000000" w:themeColor="text1"/>
          <w:shd w:val="clear" w:color="auto" w:fill="FFFFFF"/>
          <w14:textFill>
            <w14:solidFill>
              <w14:schemeClr w14:val="tx1"/>
            </w14:solidFill>
          </w14:textFill>
        </w:rPr>
        <w:t>(</w:t>
      </w:r>
      <w:r>
        <w:rPr>
          <w:rFonts w:ascii="Times New Roman" w:cs="Times New Roman" w:hAnsiTheme="minorEastAsia" w:eastAsiaTheme="minorEastAsia"/>
          <w:color w:val="000000" w:themeColor="text1"/>
          <w:shd w:val="clear" w:color="auto" w:fill="FFFFFF"/>
          <w14:textFill>
            <w14:solidFill>
              <w14:schemeClr w14:val="tx1"/>
            </w14:solidFill>
          </w14:textFill>
        </w:rPr>
        <w:t>局端</w:t>
      </w:r>
      <w:r>
        <w:rPr>
          <w:rFonts w:ascii="Times New Roman" w:hAnsi="Times New Roman" w:cs="Times New Roman" w:eastAsiaTheme="minorEastAsia"/>
          <w:color w:val="000000" w:themeColor="text1"/>
          <w:shd w:val="clear" w:color="auto" w:fill="FFFFFF"/>
          <w14:textFill>
            <w14:solidFill>
              <w14:schemeClr w14:val="tx1"/>
            </w14:solidFill>
          </w14:textFill>
        </w:rPr>
        <w:t>)</w:t>
      </w:r>
      <w:r>
        <w:rPr>
          <w:rFonts w:ascii="Times New Roman" w:cs="Times New Roman" w:hAnsiTheme="minorEastAsia" w:eastAsiaTheme="minorEastAsia"/>
          <w:color w:val="000000" w:themeColor="text1"/>
          <w:shd w:val="clear" w:color="auto" w:fill="FFFFFF"/>
          <w14:textFill>
            <w14:solidFill>
              <w14:schemeClr w14:val="tx1"/>
            </w14:solidFill>
          </w14:textFill>
        </w:rPr>
        <w:t>设备，可部署在有线电视网络的前端，也可以部署在双向</w:t>
      </w:r>
      <w:r>
        <w:rPr>
          <w:rFonts w:ascii="Times New Roman" w:hAnsi="Times New Roman" w:cs="Times New Roman" w:eastAsiaTheme="minorEastAsia"/>
          <w:color w:val="000000" w:themeColor="text1"/>
          <w:shd w:val="clear" w:color="auto" w:fill="FFFFFF"/>
          <w14:textFill>
            <w14:solidFill>
              <w14:schemeClr w14:val="tx1"/>
            </w14:solidFill>
          </w14:textFill>
        </w:rPr>
        <w:t>HFC</w:t>
      </w:r>
      <w:r>
        <w:rPr>
          <w:rFonts w:ascii="Times New Roman" w:cs="Times New Roman" w:hAnsiTheme="minorEastAsia" w:eastAsiaTheme="minorEastAsia"/>
          <w:color w:val="000000" w:themeColor="text1"/>
          <w:shd w:val="clear" w:color="auto" w:fill="FFFFFF"/>
          <w14:textFill>
            <w14:solidFill>
              <w14:schemeClr w14:val="tx1"/>
            </w14:solidFill>
          </w14:textFill>
        </w:rPr>
        <w:t>网络中的光节点。它在数据网与</w:t>
      </w:r>
      <w:r>
        <w:rPr>
          <w:rFonts w:ascii="Times New Roman" w:hAnsi="Times New Roman" w:cs="Times New Roman" w:eastAsiaTheme="minorEastAsia"/>
          <w:color w:val="000000" w:themeColor="text1"/>
          <w:shd w:val="clear" w:color="auto" w:fill="FFFFFF"/>
          <w14:textFill>
            <w14:solidFill>
              <w14:schemeClr w14:val="tx1"/>
            </w14:solidFill>
          </w14:textFill>
        </w:rPr>
        <w:t>HFC</w:t>
      </w:r>
      <w:r>
        <w:rPr>
          <w:rFonts w:ascii="Times New Roman" w:cs="Times New Roman" w:hAnsiTheme="minorEastAsia" w:eastAsiaTheme="minorEastAsia"/>
          <w:color w:val="000000" w:themeColor="text1"/>
          <w:shd w:val="clear" w:color="auto" w:fill="FFFFFF"/>
          <w14:textFill>
            <w14:solidFill>
              <w14:schemeClr w14:val="tx1"/>
            </w14:solidFill>
          </w14:textFill>
        </w:rPr>
        <w:t>网之间起网关的作用</w:t>
      </w:r>
      <w:r>
        <w:rPr>
          <w:rFonts w:hint="eastAsia" w:ascii="Times New Roman" w:hAnsi="Times New Roman" w:cs="Times New Roman" w:eastAsiaTheme="minorEastAsia"/>
          <w:color w:val="000000" w:themeColor="text1"/>
          <w:shd w:val="clear" w:color="auto" w:fill="FFFFFF"/>
          <w14:textFill>
            <w14:solidFill>
              <w14:schemeClr w14:val="tx1"/>
            </w14:solidFill>
          </w14:textFill>
        </w:rPr>
        <w:t>；</w:t>
      </w:r>
      <w:r>
        <w:rPr>
          <w:rFonts w:ascii="Times New Roman" w:hAnsi="Times New Roman" w:cs="Times New Roman" w:eastAsiaTheme="minorEastAsia"/>
          <w:color w:val="000000" w:themeColor="text1"/>
          <w:shd w:val="clear" w:color="auto" w:fill="FFFFFF"/>
          <w14:textFill>
            <w14:solidFill>
              <w14:schemeClr w14:val="tx1"/>
            </w14:solidFill>
          </w14:textFill>
        </w:rPr>
        <w:t>CM(Cable Modem)</w:t>
      </w:r>
      <w:r>
        <w:rPr>
          <w:rFonts w:ascii="Times New Roman" w:cs="Times New Roman" w:hAnsiTheme="minorEastAsia" w:eastAsiaTheme="minorEastAsia"/>
          <w:color w:val="000000" w:themeColor="text1"/>
          <w:shd w:val="clear" w:color="auto" w:fill="FFFFFF"/>
          <w14:textFill>
            <w14:solidFill>
              <w14:schemeClr w14:val="tx1"/>
            </w14:solidFill>
          </w14:textFill>
        </w:rPr>
        <w:t>是终端设备</w:t>
      </w:r>
      <w:r>
        <w:rPr>
          <w:rFonts w:hint="eastAsia" w:ascii="Times New Roman" w:cs="Times New Roman" w:hAnsiTheme="minorEastAsia" w:eastAsiaTheme="minorEastAsia"/>
          <w:color w:val="000000" w:themeColor="text1"/>
          <w:shd w:val="clear" w:color="auto" w:fill="FFFFFF"/>
          <w14:textFill>
            <w14:solidFill>
              <w14:schemeClr w14:val="tx1"/>
            </w14:solidFill>
          </w14:textFill>
        </w:rPr>
        <w:t>，</w:t>
      </w:r>
      <w:r>
        <w:rPr>
          <w:rFonts w:ascii="Times New Roman" w:cs="Times New Roman" w:hAnsiTheme="minorEastAsia" w:eastAsiaTheme="minorEastAsia"/>
          <w:color w:val="000000" w:themeColor="text1"/>
          <w:shd w:val="clear" w:color="auto" w:fill="FFFFFF"/>
          <w14:textFill>
            <w14:solidFill>
              <w14:schemeClr w14:val="tx1"/>
            </w14:solidFill>
          </w14:textFill>
        </w:rPr>
        <w:t>介于</w:t>
      </w:r>
      <w:r>
        <w:rPr>
          <w:rFonts w:ascii="Times New Roman" w:hAnsi="Times New Roman" w:cs="Times New Roman" w:eastAsiaTheme="minorEastAsia"/>
          <w:color w:val="000000" w:themeColor="text1"/>
          <w:shd w:val="clear" w:color="auto" w:fill="FFFFFF"/>
          <w14:textFill>
            <w14:solidFill>
              <w14:schemeClr w14:val="tx1"/>
            </w14:solidFill>
          </w14:textFill>
        </w:rPr>
        <w:t>HFC</w:t>
      </w:r>
      <w:r>
        <w:rPr>
          <w:rFonts w:ascii="Times New Roman" w:cs="Times New Roman" w:hAnsiTheme="minorEastAsia" w:eastAsiaTheme="minorEastAsia"/>
          <w:color w:val="000000" w:themeColor="text1"/>
          <w:shd w:val="clear" w:color="auto" w:fill="FFFFFF"/>
          <w14:textFill>
            <w14:solidFill>
              <w14:schemeClr w14:val="tx1"/>
            </w14:solidFill>
          </w14:textFill>
        </w:rPr>
        <w:t>网与用户端设备</w:t>
      </w:r>
      <w:r>
        <w:rPr>
          <w:rFonts w:ascii="Times New Roman" w:hAnsi="Times New Roman" w:cs="Times New Roman" w:eastAsiaTheme="minorEastAsia"/>
          <w:color w:val="000000" w:themeColor="text1"/>
          <w:shd w:val="clear" w:color="auto" w:fill="FFFFFF"/>
          <w14:textFill>
            <w14:solidFill>
              <w14:schemeClr w14:val="tx1"/>
            </w14:solidFill>
          </w14:textFill>
        </w:rPr>
        <w:t>(CPE:Customer Premise Equipment)</w:t>
      </w:r>
      <w:r>
        <w:rPr>
          <w:rFonts w:ascii="Times New Roman" w:cs="Times New Roman" w:hAnsiTheme="minorEastAsia" w:eastAsiaTheme="minorEastAsia"/>
          <w:color w:val="000000" w:themeColor="text1"/>
          <w:shd w:val="clear" w:color="auto" w:fill="FFFFFF"/>
          <w14:textFill>
            <w14:solidFill>
              <w14:schemeClr w14:val="tx1"/>
            </w14:solidFill>
          </w14:textFill>
        </w:rPr>
        <w:t>之间</w:t>
      </w:r>
      <w:r>
        <w:rPr>
          <w:rFonts w:hint="eastAsia" w:ascii="Times New Roman" w:hAnsi="Times New Roman" w:cs="Times New Roman" w:eastAsiaTheme="minorEastAsia"/>
          <w:color w:val="000000" w:themeColor="text1"/>
          <w:shd w:val="clear" w:color="auto" w:fill="FFFFFF"/>
          <w14:textFill>
            <w14:solidFill>
              <w14:schemeClr w14:val="tx1"/>
            </w14:solidFill>
          </w14:textFill>
        </w:rPr>
        <w:t>；</w:t>
      </w:r>
      <w:r>
        <w:rPr>
          <w:rFonts w:ascii="Times New Roman" w:hAnsi="Times New Roman" w:cs="Times New Roman" w:eastAsiaTheme="minorEastAsia"/>
          <w:color w:val="000000" w:themeColor="text1"/>
          <w:shd w:val="clear" w:color="auto" w:fill="FFFFFF"/>
          <w14:textFill>
            <w14:solidFill>
              <w14:schemeClr w14:val="tx1"/>
            </w14:solidFill>
          </w14:textFill>
        </w:rPr>
        <w:t>CPE</w:t>
      </w:r>
      <w:r>
        <w:rPr>
          <w:rFonts w:ascii="Times New Roman" w:cs="Times New Roman" w:hAnsiTheme="minorEastAsia" w:eastAsiaTheme="minorEastAsia"/>
          <w:color w:val="000000" w:themeColor="text1"/>
          <w:shd w:val="clear" w:color="auto" w:fill="FFFFFF"/>
          <w14:textFill>
            <w14:solidFill>
              <w14:schemeClr w14:val="tx1"/>
            </w14:solidFill>
          </w14:textFill>
        </w:rPr>
        <w:t>包括</w:t>
      </w:r>
      <w:r>
        <w:rPr>
          <w:rFonts w:ascii="Times New Roman" w:hAnsi="Times New Roman" w:cs="Times New Roman" w:eastAsiaTheme="minorEastAsia"/>
          <w:color w:val="000000" w:themeColor="text1"/>
          <w:shd w:val="clear" w:color="auto" w:fill="FFFFFF"/>
          <w14:textFill>
            <w14:solidFill>
              <w14:schemeClr w14:val="tx1"/>
            </w14:solidFill>
          </w14:textFill>
        </w:rPr>
        <w:t>PC</w:t>
      </w:r>
      <w:r>
        <w:rPr>
          <w:rFonts w:ascii="Times New Roman" w:cs="Times New Roman" w:hAnsiTheme="minorEastAsia" w:eastAsiaTheme="minorEastAsia"/>
          <w:color w:val="000000" w:themeColor="text1"/>
          <w:shd w:val="clear" w:color="auto" w:fill="FFFFFF"/>
          <w14:textFill>
            <w14:solidFill>
              <w14:schemeClr w14:val="tx1"/>
            </w14:solidFill>
          </w14:textFill>
        </w:rPr>
        <w:t>机、</w:t>
      </w:r>
      <w:r>
        <w:rPr>
          <w:rFonts w:ascii="Times New Roman" w:hAnsi="Times New Roman" w:cs="Times New Roman" w:eastAsiaTheme="minorEastAsia"/>
          <w:color w:val="000000" w:themeColor="text1"/>
          <w:shd w:val="clear" w:color="auto" w:fill="FFFFFF"/>
          <w14:textFill>
            <w14:solidFill>
              <w14:schemeClr w14:val="tx1"/>
            </w14:solidFill>
          </w14:textFill>
        </w:rPr>
        <w:t>IAD</w:t>
      </w:r>
      <w:r>
        <w:rPr>
          <w:rFonts w:ascii="Times New Roman" w:cs="Times New Roman" w:hAnsiTheme="minorEastAsia" w:eastAsiaTheme="minorEastAsia"/>
          <w:color w:val="000000" w:themeColor="text1"/>
          <w:shd w:val="clear" w:color="auto" w:fill="FFFFFF"/>
          <w14:textFill>
            <w14:solidFill>
              <w14:schemeClr w14:val="tx1"/>
            </w14:solidFill>
          </w14:textFill>
        </w:rPr>
        <w:t>、工作站、网络计算机等。</w:t>
      </w:r>
    </w:p>
    <w:p>
      <w:pPr>
        <w:pStyle w:val="3"/>
      </w:pPr>
      <w:bookmarkStart w:id="7" w:name="_Toc16552"/>
      <w:r>
        <w:rPr>
          <w:rFonts w:hint="eastAsia"/>
        </w:rPr>
        <w:t>2.2 基于Docsis协议的系统工作原理</w:t>
      </w:r>
      <w:bookmarkEnd w:id="7"/>
    </w:p>
    <w:p>
      <w:pPr>
        <w:adjustRightInd w:val="0"/>
        <w:snapToGrid w:val="0"/>
        <w:spacing w:line="360" w:lineRule="auto"/>
        <w:jc w:val="center"/>
        <w:rPr>
          <w:rFonts w:ascii="Times New Roman" w:hAnsi="Times New Roman"/>
          <w:szCs w:val="24"/>
        </w:rPr>
      </w:pPr>
      <w:r>
        <w:rPr>
          <w:rFonts w:ascii="Times New Roman" w:hAnsi="Times New Roman"/>
          <w:szCs w:val="24"/>
        </w:rPr>
        <w:drawing>
          <wp:inline distT="0" distB="0" distL="0" distR="0">
            <wp:extent cx="5358765" cy="2990850"/>
            <wp:effectExtent l="0" t="0" r="133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cstate="print"/>
                    <a:srcRect l="8125" t="19481" r="19449" b="27907"/>
                    <a:stretch>
                      <a:fillRect/>
                    </a:stretch>
                  </pic:blipFill>
                  <pic:spPr>
                    <a:xfrm>
                      <a:off x="0" y="0"/>
                      <a:ext cx="5358765" cy="2990850"/>
                    </a:xfrm>
                    <a:prstGeom prst="rect">
                      <a:avLst/>
                    </a:prstGeom>
                    <a:noFill/>
                    <a:ln>
                      <a:noFill/>
                    </a:ln>
                  </pic:spPr>
                </pic:pic>
              </a:graphicData>
            </a:graphic>
          </wp:inline>
        </w:drawing>
      </w:r>
    </w:p>
    <w:p>
      <w:pPr>
        <w:pStyle w:val="24"/>
        <w:adjustRightInd w:val="0"/>
        <w:snapToGrid w:val="0"/>
        <w:spacing w:line="360" w:lineRule="auto"/>
        <w:ind w:firstLine="0" w:firstLineChars="0"/>
        <w:jc w:val="center"/>
        <w:rPr>
          <w:rFonts w:ascii="Times New Roman" w:hAnsiTheme="minorEastAsia"/>
          <w:szCs w:val="24"/>
        </w:rPr>
      </w:pPr>
      <w:r>
        <w:rPr>
          <w:rFonts w:ascii="Times New Roman" w:hAnsiTheme="minorEastAsia"/>
          <w:szCs w:val="24"/>
        </w:rPr>
        <w:t>图</w:t>
      </w:r>
      <w:r>
        <w:rPr>
          <w:rFonts w:hint="eastAsia" w:ascii="Times New Roman" w:hAnsi="Times New Roman"/>
          <w:szCs w:val="24"/>
        </w:rPr>
        <w:t>1</w:t>
      </w:r>
      <w:r>
        <w:rPr>
          <w:rFonts w:ascii="Times New Roman" w:hAnsi="Times New Roman"/>
          <w:szCs w:val="24"/>
        </w:rPr>
        <w:t xml:space="preserve"> Docsis</w:t>
      </w:r>
      <w:r>
        <w:rPr>
          <w:rFonts w:ascii="Times New Roman" w:hAnsiTheme="minorEastAsia"/>
          <w:szCs w:val="24"/>
        </w:rPr>
        <w:t>系统原理图</w:t>
      </w:r>
    </w:p>
    <w:p>
      <w:pPr>
        <w:pStyle w:val="24"/>
        <w:adjustRightInd w:val="0"/>
        <w:snapToGrid w:val="0"/>
        <w:spacing w:line="360" w:lineRule="auto"/>
        <w:ind w:firstLine="0" w:firstLineChars="0"/>
        <w:jc w:val="center"/>
        <w:rPr>
          <w:rFonts w:ascii="Times New Roman" w:hAnsi="Times New Roman"/>
          <w:szCs w:val="24"/>
        </w:rPr>
      </w:pPr>
    </w:p>
    <w:p>
      <w:pPr>
        <w:adjustRightInd w:val="0"/>
        <w:snapToGrid w:val="0"/>
        <w:spacing w:line="360" w:lineRule="auto"/>
        <w:ind w:firstLine="480" w:firstLineChars="200"/>
        <w:rPr>
          <w:rFonts w:ascii="Times New Roman" w:hAnsi="Times New Roman"/>
          <w:szCs w:val="24"/>
        </w:rPr>
      </w:pPr>
      <w:r>
        <w:rPr>
          <w:rFonts w:ascii="Times New Roman" w:hAnsiTheme="minorEastAsia"/>
          <w:szCs w:val="24"/>
        </w:rPr>
        <w:t>从图</w:t>
      </w:r>
      <w:r>
        <w:rPr>
          <w:rFonts w:hint="eastAsia" w:ascii="Times New Roman" w:hAnsi="Times New Roman"/>
          <w:szCs w:val="24"/>
        </w:rPr>
        <w:t>1</w:t>
      </w:r>
      <w:r>
        <w:rPr>
          <w:rFonts w:ascii="Times New Roman" w:hAnsiTheme="minorEastAsia"/>
          <w:szCs w:val="24"/>
        </w:rPr>
        <w:t>可以看出</w:t>
      </w:r>
      <w:r>
        <w:rPr>
          <w:rFonts w:hint="eastAsia" w:ascii="Times New Roman" w:hAnsi="Times New Roman"/>
          <w:szCs w:val="24"/>
        </w:rPr>
        <w:t>，</w:t>
      </w:r>
      <w:r>
        <w:rPr>
          <w:rFonts w:ascii="Times New Roman" w:hAnsiTheme="minorEastAsia"/>
          <w:szCs w:val="24"/>
        </w:rPr>
        <w:t>为了实现</w:t>
      </w:r>
      <w:r>
        <w:rPr>
          <w:rFonts w:ascii="Times New Roman" w:hAnsi="Times New Roman"/>
          <w:szCs w:val="24"/>
        </w:rPr>
        <w:t>Cable modem</w:t>
      </w:r>
      <w:r>
        <w:rPr>
          <w:rFonts w:ascii="Times New Roman" w:hAnsiTheme="minorEastAsia"/>
          <w:szCs w:val="24"/>
        </w:rPr>
        <w:t>接入功能</w:t>
      </w:r>
      <w:r>
        <w:rPr>
          <w:rFonts w:hint="eastAsia" w:ascii="Times New Roman" w:hAnsi="Times New Roman"/>
          <w:szCs w:val="24"/>
        </w:rPr>
        <w:t>，</w:t>
      </w:r>
      <w:r>
        <w:rPr>
          <w:rFonts w:ascii="Times New Roman" w:hAnsiTheme="minorEastAsia"/>
          <w:szCs w:val="24"/>
        </w:rPr>
        <w:t>除传统的</w:t>
      </w:r>
      <w:r>
        <w:rPr>
          <w:rFonts w:ascii="Times New Roman" w:hAnsi="Times New Roman"/>
          <w:szCs w:val="24"/>
        </w:rPr>
        <w:t>HFC</w:t>
      </w:r>
      <w:r>
        <w:rPr>
          <w:rFonts w:ascii="Times New Roman" w:hAnsiTheme="minorEastAsia"/>
          <w:szCs w:val="24"/>
        </w:rPr>
        <w:t>网络设备外</w:t>
      </w:r>
      <w:r>
        <w:rPr>
          <w:rFonts w:hint="eastAsia" w:ascii="Times New Roman" w:hAnsi="Times New Roman"/>
          <w:szCs w:val="24"/>
          <w:lang w:val="en-US" w:eastAsia="zh-CN"/>
        </w:rPr>
        <w:t>(</w:t>
      </w:r>
      <w:r>
        <w:rPr>
          <w:rFonts w:hint="eastAsia" w:ascii="宋体" w:hAnsi="宋体"/>
          <w:shd w:val="clear" w:color="auto" w:fill="FFFFFF"/>
          <w:lang w:val="en-US" w:eastAsia="zh-CN"/>
        </w:rPr>
        <w:t>Ying-DarLin,2000</w:t>
      </w:r>
      <w:r>
        <w:rPr>
          <w:rFonts w:hint="eastAsia" w:ascii="Times New Roman" w:hAnsi="Times New Roman"/>
          <w:szCs w:val="24"/>
          <w:lang w:val="en-US" w:eastAsia="zh-CN"/>
        </w:rPr>
        <w:t>)，</w:t>
      </w:r>
      <w:r>
        <w:rPr>
          <w:rFonts w:ascii="Times New Roman" w:hAnsiTheme="minorEastAsia"/>
          <w:szCs w:val="24"/>
        </w:rPr>
        <w:t>系统还需要有</w:t>
      </w:r>
      <w:r>
        <w:rPr>
          <w:rFonts w:ascii="Times New Roman" w:hAnsi="Times New Roman"/>
          <w:szCs w:val="24"/>
        </w:rPr>
        <w:t>CMTS</w:t>
      </w:r>
      <w:r>
        <w:rPr>
          <w:rFonts w:ascii="Times New Roman" w:hAnsiTheme="minorEastAsia"/>
          <w:szCs w:val="24"/>
        </w:rPr>
        <w:t>头端、</w:t>
      </w:r>
      <w:r>
        <w:rPr>
          <w:rFonts w:ascii="Times New Roman" w:hAnsi="Times New Roman"/>
          <w:szCs w:val="24"/>
        </w:rPr>
        <w:t>CM</w:t>
      </w:r>
      <w:r>
        <w:rPr>
          <w:rFonts w:ascii="Times New Roman" w:hAnsiTheme="minorEastAsia"/>
          <w:szCs w:val="24"/>
        </w:rPr>
        <w:t>、</w:t>
      </w:r>
      <w:r>
        <w:rPr>
          <w:rFonts w:ascii="Times New Roman" w:hAnsi="Times New Roman"/>
          <w:szCs w:val="24"/>
        </w:rPr>
        <w:t>DHCP</w:t>
      </w:r>
      <w:r>
        <w:rPr>
          <w:rFonts w:ascii="Times New Roman" w:hAnsiTheme="minorEastAsia"/>
          <w:szCs w:val="24"/>
        </w:rPr>
        <w:t>服务器、</w:t>
      </w:r>
      <w:r>
        <w:rPr>
          <w:rFonts w:ascii="Times New Roman" w:hAnsi="Times New Roman"/>
          <w:szCs w:val="24"/>
        </w:rPr>
        <w:t>TFTP</w:t>
      </w:r>
      <w:r>
        <w:rPr>
          <w:rFonts w:ascii="Times New Roman" w:hAnsiTheme="minorEastAsia"/>
          <w:szCs w:val="24"/>
        </w:rPr>
        <w:t>服务器、路由器以及交换机等设备</w:t>
      </w:r>
      <w:r>
        <w:rPr>
          <w:rFonts w:hint="eastAsia" w:ascii="Times New Roman" w:hAnsi="Times New Roman"/>
          <w:szCs w:val="24"/>
        </w:rPr>
        <w:t>，</w:t>
      </w:r>
      <w:r>
        <w:rPr>
          <w:rFonts w:ascii="Times New Roman" w:hAnsiTheme="minorEastAsia"/>
          <w:szCs w:val="24"/>
        </w:rPr>
        <w:t>各种设备在接入系统中起着不同的作用。</w:t>
      </w:r>
    </w:p>
    <w:p>
      <w:pPr>
        <w:adjustRightInd w:val="0"/>
        <w:snapToGrid w:val="0"/>
        <w:spacing w:line="360" w:lineRule="auto"/>
        <w:ind w:firstLine="480" w:firstLineChars="200"/>
        <w:rPr>
          <w:rFonts w:ascii="Times New Roman" w:hAnsi="Times New Roman"/>
          <w:szCs w:val="24"/>
        </w:rPr>
      </w:pPr>
      <w:r>
        <w:rPr>
          <w:rFonts w:ascii="Times New Roman" w:hAnsi="Times New Roman"/>
          <w:szCs w:val="24"/>
        </w:rPr>
        <w:t>CMTS</w:t>
      </w:r>
      <w:r>
        <w:rPr>
          <w:rFonts w:ascii="Times New Roman" w:hAnsiTheme="minorEastAsia"/>
          <w:szCs w:val="24"/>
        </w:rPr>
        <w:t>是（</w:t>
      </w:r>
      <w:r>
        <w:rPr>
          <w:rFonts w:ascii="Times New Roman" w:hAnsi="Times New Roman"/>
          <w:szCs w:val="24"/>
        </w:rPr>
        <w:t xml:space="preserve"> Cable Modem Termination System</w:t>
      </w:r>
      <w:r>
        <w:rPr>
          <w:rFonts w:ascii="Times New Roman" w:hAnsiTheme="minorEastAsia"/>
          <w:szCs w:val="24"/>
        </w:rPr>
        <w:t>）的缩写</w:t>
      </w:r>
      <w:r>
        <w:rPr>
          <w:rFonts w:hint="eastAsia" w:ascii="Times New Roman" w:hAnsiTheme="minorEastAsia"/>
          <w:szCs w:val="24"/>
          <w:lang w:eastAsia="zh-CN"/>
        </w:rPr>
        <w:t>，</w:t>
      </w:r>
      <w:r>
        <w:rPr>
          <w:rFonts w:ascii="Times New Roman" w:hAnsiTheme="minorEastAsia"/>
          <w:szCs w:val="24"/>
        </w:rPr>
        <w:t>即电缆调制解调器终端系统</w:t>
      </w:r>
      <w:r>
        <w:rPr>
          <w:rFonts w:hint="eastAsia" w:ascii="Times New Roman" w:hAnsiTheme="minorEastAsia"/>
          <w:szCs w:val="24"/>
        </w:rPr>
        <w:t>，</w:t>
      </w:r>
      <w:r>
        <w:rPr>
          <w:rFonts w:ascii="Times New Roman" w:hAnsi="Times New Roman"/>
          <w:szCs w:val="24"/>
        </w:rPr>
        <w:t>CMTS</w:t>
      </w:r>
      <w:r>
        <w:rPr>
          <w:rFonts w:ascii="Times New Roman" w:hAnsiTheme="minorEastAsia"/>
          <w:szCs w:val="24"/>
        </w:rPr>
        <w:t>放置在前端机房，</w:t>
      </w:r>
      <w:r>
        <w:rPr>
          <w:rFonts w:ascii="Times New Roman" w:hAnsi="Times New Roman"/>
          <w:szCs w:val="24"/>
        </w:rPr>
        <w:t>CMTS</w:t>
      </w:r>
      <w:r>
        <w:rPr>
          <w:rFonts w:ascii="Times New Roman" w:hAnsiTheme="minorEastAsia"/>
          <w:szCs w:val="24"/>
        </w:rPr>
        <w:t>是作为前端路由器、交换集线器与</w:t>
      </w:r>
      <w:r>
        <w:rPr>
          <w:rFonts w:ascii="Times New Roman" w:hAnsi="Times New Roman"/>
          <w:szCs w:val="24"/>
        </w:rPr>
        <w:t xml:space="preserve"> CATV </w:t>
      </w:r>
      <w:r>
        <w:rPr>
          <w:rFonts w:ascii="Times New Roman" w:hAnsiTheme="minorEastAsia"/>
          <w:szCs w:val="24"/>
        </w:rPr>
        <w:t>网络之间的特殊的交换机</w:t>
      </w:r>
      <w:r>
        <w:rPr>
          <w:rFonts w:hint="eastAsia" w:ascii="Times New Roman" w:hAnsiTheme="minorEastAsia"/>
          <w:szCs w:val="24"/>
        </w:rPr>
        <w:t>，</w:t>
      </w:r>
      <w:r>
        <w:rPr>
          <w:rFonts w:ascii="Times New Roman" w:hAnsiTheme="minorEastAsia"/>
          <w:szCs w:val="24"/>
        </w:rPr>
        <w:t>而</w:t>
      </w:r>
      <w:r>
        <w:rPr>
          <w:rFonts w:ascii="Times New Roman" w:hAnsi="Times New Roman"/>
          <w:szCs w:val="24"/>
        </w:rPr>
        <w:t xml:space="preserve">CM </w:t>
      </w:r>
      <w:r>
        <w:rPr>
          <w:rFonts w:ascii="Times New Roman" w:hAnsiTheme="minorEastAsia"/>
          <w:szCs w:val="24"/>
        </w:rPr>
        <w:t>是通过</w:t>
      </w:r>
      <w:r>
        <w:rPr>
          <w:rFonts w:ascii="Times New Roman" w:hAnsi="Times New Roman"/>
          <w:szCs w:val="24"/>
        </w:rPr>
        <w:t xml:space="preserve"> CMTS </w:t>
      </w:r>
      <w:r>
        <w:rPr>
          <w:rFonts w:ascii="Times New Roman" w:hAnsiTheme="minorEastAsia"/>
          <w:szCs w:val="24"/>
        </w:rPr>
        <w:t>与广域网</w:t>
      </w:r>
      <w:r>
        <w:rPr>
          <w:rFonts w:ascii="Times New Roman" w:hAnsi="Times New Roman"/>
          <w:szCs w:val="24"/>
        </w:rPr>
        <w:t xml:space="preserve"> </w:t>
      </w:r>
      <w:r>
        <w:rPr>
          <w:rFonts w:ascii="Times New Roman" w:hAnsiTheme="minorEastAsia"/>
          <w:szCs w:val="24"/>
        </w:rPr>
        <w:t>（</w:t>
      </w:r>
      <w:r>
        <w:rPr>
          <w:rFonts w:ascii="Times New Roman" w:hAnsi="Times New Roman"/>
          <w:szCs w:val="24"/>
        </w:rPr>
        <w:t>Internet</w:t>
      </w:r>
      <w:r>
        <w:rPr>
          <w:rFonts w:ascii="Times New Roman" w:hAnsiTheme="minorEastAsia"/>
          <w:szCs w:val="24"/>
        </w:rPr>
        <w:t>）实现连接。</w:t>
      </w:r>
    </w:p>
    <w:p>
      <w:pPr>
        <w:pStyle w:val="4"/>
      </w:pPr>
      <w:bookmarkStart w:id="8" w:name="_Toc16097"/>
      <w:r>
        <w:rPr>
          <w:rFonts w:hint="eastAsia"/>
        </w:rPr>
        <w:t>2.2.1 CMTS头端功能</w:t>
      </w:r>
      <w:bookmarkEnd w:id="8"/>
    </w:p>
    <w:p>
      <w:pPr>
        <w:pStyle w:val="7"/>
        <w:adjustRightInd w:val="0"/>
        <w:snapToGrid w:val="0"/>
        <w:spacing w:line="360" w:lineRule="auto"/>
        <w:ind w:firstLine="120" w:firstLineChars="50"/>
        <w:jc w:val="both"/>
        <w:rPr>
          <w:rFonts w:ascii="Times New Roman" w:hAnsi="Times New Roman" w:cs="Times New Roman" w:eastAsiaTheme="minorEastAsia"/>
          <w:szCs w:val="24"/>
        </w:rPr>
      </w:pPr>
      <w:r>
        <w:rPr>
          <w:rFonts w:hint="eastAsia" w:cs="Times New Roman" w:asciiTheme="minorEastAsia" w:hAnsiTheme="minorEastAsia" w:eastAsiaTheme="minorEastAsia"/>
          <w:szCs w:val="24"/>
        </w:rPr>
        <w:t>（1）</w:t>
      </w:r>
      <w:r>
        <w:rPr>
          <w:rFonts w:ascii="Times New Roman" w:cs="Times New Roman" w:hAnsiTheme="minorEastAsia" w:eastAsiaTheme="minorEastAsia"/>
          <w:szCs w:val="24"/>
        </w:rPr>
        <w:t>对</w:t>
      </w:r>
      <w:r>
        <w:rPr>
          <w:rFonts w:ascii="Times New Roman" w:hAnsi="Times New Roman" w:cs="Times New Roman" w:eastAsiaTheme="minorEastAsia"/>
          <w:szCs w:val="24"/>
        </w:rPr>
        <w:t>CM</w:t>
      </w:r>
      <w:r>
        <w:rPr>
          <w:rFonts w:ascii="Times New Roman" w:cs="Times New Roman" w:hAnsiTheme="minorEastAsia" w:eastAsiaTheme="minorEastAsia"/>
          <w:szCs w:val="24"/>
        </w:rPr>
        <w:t>进行认证、配置和管理</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为</w:t>
      </w:r>
      <w:r>
        <w:rPr>
          <w:rFonts w:ascii="Times New Roman" w:hAnsi="Times New Roman" w:cs="Times New Roman" w:eastAsiaTheme="minorEastAsia"/>
          <w:szCs w:val="24"/>
        </w:rPr>
        <w:t>CM</w:t>
      </w:r>
      <w:r>
        <w:rPr>
          <w:rFonts w:ascii="Times New Roman" w:cs="Times New Roman" w:hAnsiTheme="minorEastAsia" w:eastAsiaTheme="minorEastAsia"/>
          <w:szCs w:val="24"/>
        </w:rPr>
        <w:t>提供连接</w:t>
      </w:r>
      <w:r>
        <w:rPr>
          <w:rFonts w:ascii="Times New Roman" w:hAnsi="Times New Roman" w:cs="Times New Roman" w:eastAsiaTheme="minorEastAsia"/>
          <w:szCs w:val="24"/>
        </w:rPr>
        <w:t>IP</w:t>
      </w:r>
      <w:r>
        <w:rPr>
          <w:rFonts w:ascii="Times New Roman" w:cs="Times New Roman" w:hAnsiTheme="minorEastAsia" w:eastAsiaTheme="minorEastAsia"/>
          <w:szCs w:val="24"/>
        </w:rPr>
        <w:t>骨干网和</w:t>
      </w:r>
      <w:r>
        <w:rPr>
          <w:rFonts w:ascii="Times New Roman" w:hAnsi="Times New Roman" w:cs="Times New Roman" w:eastAsiaTheme="minorEastAsia"/>
          <w:szCs w:val="24"/>
        </w:rPr>
        <w:t>Internet</w:t>
      </w:r>
      <w:r>
        <w:rPr>
          <w:rFonts w:ascii="Times New Roman" w:cs="Times New Roman" w:hAnsiTheme="minorEastAsia" w:eastAsiaTheme="minorEastAsia"/>
          <w:szCs w:val="24"/>
        </w:rPr>
        <w:t>的通道</w:t>
      </w:r>
      <w:r>
        <w:rPr>
          <w:rFonts w:hint="eastAsia" w:ascii="Times New Roman" w:cs="Times New Roman" w:hAnsiTheme="minorEastAsia" w:eastAsiaTheme="minorEastAsia"/>
          <w:szCs w:val="24"/>
          <w:lang w:val="en-US" w:eastAsia="zh-CN"/>
        </w:rPr>
        <w:t>。</w:t>
      </w:r>
    </w:p>
    <w:p>
      <w:pPr>
        <w:pStyle w:val="7"/>
        <w:adjustRightInd w:val="0"/>
        <w:snapToGrid w:val="0"/>
        <w:spacing w:line="360" w:lineRule="auto"/>
        <w:ind w:firstLine="120" w:firstLineChars="50"/>
        <w:jc w:val="both"/>
        <w:rPr>
          <w:rFonts w:ascii="Times New Roman" w:hAnsi="Times New Roman" w:cs="Times New Roman" w:eastAsiaTheme="minorEastAsia"/>
          <w:szCs w:val="24"/>
        </w:rPr>
      </w:pPr>
      <w:r>
        <w:rPr>
          <w:rFonts w:hint="eastAsia" w:cs="Times New Roman" w:asciiTheme="minorEastAsia" w:hAnsiTheme="minorEastAsia" w:eastAsiaTheme="minorEastAsia"/>
          <w:szCs w:val="24"/>
        </w:rPr>
        <w:t>（2）</w:t>
      </w:r>
      <w:r>
        <w:rPr>
          <w:rFonts w:ascii="Times New Roman" w:cs="Times New Roman" w:hAnsiTheme="minorEastAsia" w:eastAsiaTheme="minorEastAsia"/>
          <w:szCs w:val="24"/>
        </w:rPr>
        <w:t>完成数据与</w:t>
      </w:r>
      <w:r>
        <w:rPr>
          <w:rFonts w:ascii="Times New Roman" w:hAnsi="Times New Roman" w:cs="Times New Roman" w:eastAsiaTheme="minorEastAsia"/>
          <w:szCs w:val="24"/>
        </w:rPr>
        <w:t>RF(</w:t>
      </w:r>
      <w:r>
        <w:rPr>
          <w:rFonts w:ascii="Times New Roman" w:cs="Times New Roman" w:hAnsiTheme="minorEastAsia" w:eastAsiaTheme="minorEastAsia"/>
          <w:szCs w:val="24"/>
        </w:rPr>
        <w:t>射频</w:t>
      </w:r>
      <w:r>
        <w:rPr>
          <w:rFonts w:ascii="Times New Roman" w:hAnsi="Times New Roman" w:cs="Times New Roman" w:eastAsiaTheme="minorEastAsia"/>
          <w:szCs w:val="24"/>
        </w:rPr>
        <w:t>)</w:t>
      </w:r>
      <w:r>
        <w:rPr>
          <w:rFonts w:ascii="Times New Roman" w:cs="Times New Roman" w:hAnsiTheme="minorEastAsia" w:eastAsiaTheme="minorEastAsia"/>
          <w:szCs w:val="24"/>
        </w:rPr>
        <w:t>的转换</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就下行来说</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来自路由器的数据包在</w:t>
      </w:r>
      <w:r>
        <w:rPr>
          <w:rFonts w:ascii="Times New Roman" w:hAnsi="Times New Roman" w:cs="Times New Roman" w:eastAsiaTheme="minorEastAsia"/>
          <w:szCs w:val="24"/>
        </w:rPr>
        <w:t>CMTS</w:t>
      </w:r>
      <w:r>
        <w:rPr>
          <w:rFonts w:ascii="Times New Roman" w:cs="Times New Roman" w:hAnsiTheme="minorEastAsia" w:eastAsiaTheme="minorEastAsia"/>
          <w:szCs w:val="24"/>
        </w:rPr>
        <w:t>中被封装成</w:t>
      </w:r>
      <w:r>
        <w:rPr>
          <w:rFonts w:ascii="Times New Roman" w:hAnsi="Times New Roman" w:cs="Times New Roman" w:eastAsiaTheme="minorEastAsia"/>
          <w:szCs w:val="24"/>
        </w:rPr>
        <w:t>MPEG -2 TS</w:t>
      </w:r>
      <w:r>
        <w:rPr>
          <w:rFonts w:ascii="Times New Roman" w:cs="Times New Roman" w:hAnsiTheme="minorEastAsia" w:eastAsiaTheme="minorEastAsia"/>
          <w:szCs w:val="24"/>
        </w:rPr>
        <w:t>帧的形式</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经过</w:t>
      </w:r>
      <w:r>
        <w:rPr>
          <w:rFonts w:ascii="Times New Roman" w:hAnsi="Times New Roman" w:cs="Times New Roman" w:eastAsiaTheme="minorEastAsia"/>
          <w:szCs w:val="24"/>
        </w:rPr>
        <w:t>QAM</w:t>
      </w:r>
      <w:r>
        <w:rPr>
          <w:rFonts w:ascii="Times New Roman" w:cs="Times New Roman" w:hAnsiTheme="minorEastAsia" w:eastAsiaTheme="minorEastAsia"/>
          <w:szCs w:val="24"/>
        </w:rPr>
        <w:t>（</w:t>
      </w:r>
      <w:r>
        <w:rPr>
          <w:rFonts w:ascii="Times New Roman" w:cs="Times New Roman" w:hAnsiTheme="minorEastAsia" w:eastAsiaTheme="minorEastAsia"/>
          <w:color w:val="333333"/>
          <w:szCs w:val="24"/>
          <w:shd w:val="clear" w:color="auto" w:fill="FFFFFF"/>
        </w:rPr>
        <w:t>正交振幅调制</w:t>
      </w:r>
      <w:r>
        <w:rPr>
          <w:rFonts w:ascii="Times New Roman" w:cs="Times New Roman" w:hAnsiTheme="minorEastAsia" w:eastAsiaTheme="minorEastAsia"/>
          <w:szCs w:val="24"/>
        </w:rPr>
        <w:t>）调制后</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下载给各</w:t>
      </w:r>
      <w:r>
        <w:rPr>
          <w:rFonts w:ascii="Times New Roman" w:hAnsi="Times New Roman" w:cs="Times New Roman" w:eastAsiaTheme="minorEastAsia"/>
          <w:szCs w:val="24"/>
        </w:rPr>
        <w:t>CM</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在上行方向</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CMTS</w:t>
      </w:r>
      <w:r>
        <w:rPr>
          <w:rFonts w:ascii="Times New Roman" w:cs="Times New Roman" w:hAnsiTheme="minorEastAsia" w:eastAsiaTheme="minorEastAsia"/>
          <w:szCs w:val="24"/>
        </w:rPr>
        <w:t>将接收到的经</w:t>
      </w:r>
      <w:r>
        <w:rPr>
          <w:rFonts w:ascii="Times New Roman" w:hAnsi="Times New Roman" w:cs="Times New Roman" w:eastAsiaTheme="minorEastAsia"/>
          <w:szCs w:val="24"/>
        </w:rPr>
        <w:t>QPSK</w:t>
      </w:r>
      <w:r>
        <w:rPr>
          <w:rFonts w:ascii="Times New Roman" w:cs="Times New Roman" w:hAnsiTheme="minorEastAsia" w:eastAsiaTheme="minorEastAsia"/>
          <w:szCs w:val="24"/>
        </w:rPr>
        <w:t>调制的数据进行解调</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转换成以太网帧的形式传给路由器。</w:t>
      </w:r>
    </w:p>
    <w:p>
      <w:pPr>
        <w:pStyle w:val="7"/>
        <w:adjustRightInd w:val="0"/>
        <w:snapToGrid w:val="0"/>
        <w:spacing w:line="360" w:lineRule="auto"/>
        <w:ind w:firstLine="120" w:firstLineChars="50"/>
        <w:jc w:val="both"/>
        <w:rPr>
          <w:rFonts w:ascii="Times New Roman" w:hAnsi="Times New Roman" w:cs="Times New Roman" w:eastAsiaTheme="minorEastAsia"/>
          <w:szCs w:val="24"/>
        </w:rPr>
      </w:pPr>
      <w:r>
        <w:rPr>
          <w:rFonts w:hint="eastAsia" w:cs="Times New Roman" w:asciiTheme="minorEastAsia" w:hAnsiTheme="minorEastAsia" w:eastAsiaTheme="minorEastAsia"/>
          <w:szCs w:val="24"/>
        </w:rPr>
        <w:t>（3）</w:t>
      </w:r>
      <w:r>
        <w:rPr>
          <w:rFonts w:ascii="Times New Roman" w:hAnsi="Times New Roman" w:cs="Times New Roman" w:eastAsiaTheme="minorEastAsia"/>
          <w:szCs w:val="24"/>
        </w:rPr>
        <w:t>CM(</w:t>
      </w:r>
      <w:r>
        <w:rPr>
          <w:rFonts w:ascii="Times New Roman" w:cs="Times New Roman" w:hAnsiTheme="minorEastAsia" w:eastAsiaTheme="minorEastAsia"/>
          <w:szCs w:val="24"/>
        </w:rPr>
        <w:t>电缆调制解调器</w:t>
      </w:r>
      <w:r>
        <w:rPr>
          <w:rFonts w:ascii="Times New Roman" w:hAnsi="Times New Roman" w:cs="Times New Roman" w:eastAsiaTheme="minorEastAsia"/>
          <w:szCs w:val="24"/>
        </w:rPr>
        <w:t xml:space="preserve"> )</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位于客户端</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是有线电视</w:t>
      </w:r>
      <w:r>
        <w:rPr>
          <w:rFonts w:ascii="Times New Roman" w:hAnsi="Times New Roman" w:cs="Times New Roman" w:eastAsiaTheme="minorEastAsia"/>
          <w:szCs w:val="24"/>
        </w:rPr>
        <w:t>HFC</w:t>
      </w:r>
      <w:r>
        <w:rPr>
          <w:rFonts w:ascii="Times New Roman" w:cs="Times New Roman" w:hAnsiTheme="minorEastAsia" w:eastAsiaTheme="minorEastAsia"/>
          <w:szCs w:val="24"/>
        </w:rPr>
        <w:t>网络作为</w:t>
      </w:r>
      <w:r>
        <w:rPr>
          <w:rFonts w:ascii="Times New Roman" w:hAnsi="Times New Roman" w:cs="Times New Roman" w:eastAsiaTheme="minorEastAsia"/>
          <w:szCs w:val="24"/>
        </w:rPr>
        <w:t>Internet</w:t>
      </w:r>
      <w:r>
        <w:rPr>
          <w:rFonts w:ascii="Times New Roman" w:cs="Times New Roman" w:hAnsiTheme="minorEastAsia" w:eastAsiaTheme="minorEastAsia"/>
          <w:szCs w:val="24"/>
        </w:rPr>
        <w:t>数据的传输通道</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增加相应的宽带接入设备</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通过</w:t>
      </w:r>
      <w:r>
        <w:rPr>
          <w:rFonts w:ascii="Times New Roman" w:hAnsi="Times New Roman" w:cs="Times New Roman" w:eastAsiaTheme="minorEastAsia"/>
          <w:szCs w:val="24"/>
        </w:rPr>
        <w:t xml:space="preserve"> CMTS </w:t>
      </w:r>
      <w:r>
        <w:rPr>
          <w:rFonts w:ascii="Times New Roman" w:cs="Times New Roman" w:hAnsiTheme="minorEastAsia" w:eastAsiaTheme="minorEastAsia"/>
          <w:szCs w:val="24"/>
        </w:rPr>
        <w:t>与广域网</w:t>
      </w:r>
      <w:r>
        <w:rPr>
          <w:rFonts w:ascii="Times New Roman" w:hAnsi="Times New Roman" w:cs="Times New Roman" w:eastAsiaTheme="minorEastAsia"/>
          <w:szCs w:val="24"/>
        </w:rPr>
        <w:t xml:space="preserve"> </w:t>
      </w:r>
      <w:r>
        <w:rPr>
          <w:rFonts w:ascii="Times New Roman" w:cs="Times New Roman" w:hAnsiTheme="minorEastAsia" w:eastAsiaTheme="minorEastAsia"/>
          <w:szCs w:val="24"/>
        </w:rPr>
        <w:t>（</w:t>
      </w:r>
      <w:r>
        <w:rPr>
          <w:rFonts w:ascii="Times New Roman" w:hAnsi="Times New Roman" w:cs="Times New Roman" w:eastAsiaTheme="minorEastAsia"/>
          <w:szCs w:val="24"/>
        </w:rPr>
        <w:t>Internet</w:t>
      </w:r>
      <w:r>
        <w:rPr>
          <w:rFonts w:ascii="Times New Roman" w:cs="Times New Roman" w:hAnsiTheme="minorEastAsia" w:eastAsiaTheme="minorEastAsia"/>
          <w:szCs w:val="24"/>
        </w:rPr>
        <w:t>）实现连接。连接用户的计算机和</w:t>
      </w:r>
      <w:r>
        <w:rPr>
          <w:rFonts w:ascii="Times New Roman" w:hAnsi="Times New Roman" w:cs="Times New Roman" w:eastAsiaTheme="minorEastAsia"/>
          <w:szCs w:val="24"/>
        </w:rPr>
        <w:t>HFC</w:t>
      </w:r>
      <w:r>
        <w:rPr>
          <w:rFonts w:ascii="Times New Roman" w:cs="Times New Roman" w:hAnsiTheme="minorEastAsia" w:eastAsiaTheme="minorEastAsia"/>
          <w:szCs w:val="24"/>
        </w:rPr>
        <w:t>网络</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与</w:t>
      </w:r>
      <w:r>
        <w:rPr>
          <w:rFonts w:ascii="Times New Roman" w:hAnsi="Times New Roman" w:cs="Times New Roman" w:eastAsiaTheme="minorEastAsia"/>
          <w:szCs w:val="24"/>
        </w:rPr>
        <w:t>CMTS</w:t>
      </w:r>
      <w:r>
        <w:rPr>
          <w:rFonts w:ascii="Times New Roman" w:cs="Times New Roman" w:hAnsiTheme="minorEastAsia" w:eastAsiaTheme="minorEastAsia"/>
          <w:szCs w:val="24"/>
        </w:rPr>
        <w:t>组成完整的数据通信系统。</w:t>
      </w:r>
      <w:r>
        <w:rPr>
          <w:rFonts w:ascii="Times New Roman" w:hAnsi="Times New Roman" w:cs="Times New Roman" w:eastAsiaTheme="minorEastAsia"/>
          <w:szCs w:val="24"/>
        </w:rPr>
        <w:t xml:space="preserve"> CM</w:t>
      </w:r>
      <w:r>
        <w:rPr>
          <w:rFonts w:ascii="Times New Roman" w:cs="Times New Roman" w:hAnsiTheme="minorEastAsia" w:eastAsiaTheme="minorEastAsia"/>
          <w:szCs w:val="24"/>
        </w:rPr>
        <w:t>接收从</w:t>
      </w:r>
      <w:r>
        <w:rPr>
          <w:rFonts w:ascii="Times New Roman" w:hAnsi="Times New Roman" w:cs="Times New Roman" w:eastAsiaTheme="minorEastAsia"/>
          <w:szCs w:val="24"/>
        </w:rPr>
        <w:t>CMTS</w:t>
      </w:r>
      <w:r>
        <w:rPr>
          <w:rFonts w:ascii="Times New Roman" w:cs="Times New Roman" w:hAnsiTheme="minorEastAsia" w:eastAsiaTheme="minorEastAsia"/>
          <w:szCs w:val="24"/>
        </w:rPr>
        <w:t>发送来的</w:t>
      </w:r>
      <w:r>
        <w:rPr>
          <w:rFonts w:ascii="Times New Roman" w:hAnsi="Times New Roman" w:cs="Times New Roman" w:eastAsiaTheme="minorEastAsia"/>
          <w:szCs w:val="24"/>
        </w:rPr>
        <w:t>QAM</w:t>
      </w:r>
      <w:r>
        <w:rPr>
          <w:rFonts w:ascii="Times New Roman" w:cs="Times New Roman" w:hAnsiTheme="minorEastAsia" w:eastAsiaTheme="minorEastAsia"/>
          <w:szCs w:val="24"/>
        </w:rPr>
        <w:t>调制信号并解调</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然后转换成</w:t>
      </w:r>
      <w:r>
        <w:rPr>
          <w:rFonts w:ascii="Times New Roman" w:hAnsi="Times New Roman" w:cs="Times New Roman" w:eastAsiaTheme="minorEastAsia"/>
          <w:szCs w:val="24"/>
        </w:rPr>
        <w:t>MPEG -2 TS</w:t>
      </w:r>
      <w:r>
        <w:rPr>
          <w:rFonts w:ascii="Times New Roman" w:cs="Times New Roman" w:hAnsiTheme="minorEastAsia" w:eastAsiaTheme="minorEastAsia"/>
          <w:szCs w:val="24"/>
        </w:rPr>
        <w:t>数据帧的形式</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重建传向</w:t>
      </w:r>
      <w:r>
        <w:rPr>
          <w:rFonts w:ascii="Times New Roman" w:hAnsi="Times New Roman" w:cs="Times New Roman" w:eastAsiaTheme="minorEastAsia"/>
          <w:szCs w:val="24"/>
        </w:rPr>
        <w:t>10Base -T</w:t>
      </w:r>
      <w:r>
        <w:rPr>
          <w:rFonts w:ascii="Times New Roman" w:cs="Times New Roman" w:hAnsiTheme="minorEastAsia" w:eastAsiaTheme="minorEastAsia"/>
          <w:szCs w:val="24"/>
        </w:rPr>
        <w:t>以太网接口的以太帧</w:t>
      </w:r>
      <w:r>
        <w:rPr>
          <w:rFonts w:hint="eastAsia" w:ascii="Times New Roman" w:cs="Times New Roman" w:hAnsiTheme="minorEastAsia" w:eastAsiaTheme="minorEastAsia"/>
          <w:szCs w:val="24"/>
        </w:rPr>
        <w:t>。</w:t>
      </w:r>
      <w:r>
        <w:rPr>
          <w:rFonts w:ascii="Times New Roman" w:cs="Times New Roman" w:hAnsiTheme="minorEastAsia" w:eastAsiaTheme="minorEastAsia"/>
          <w:szCs w:val="24"/>
        </w:rPr>
        <w:t>在相反方向上</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从计算机接收到的以太帧被封装在时隙中</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经</w:t>
      </w:r>
      <w:r>
        <w:rPr>
          <w:rFonts w:ascii="Times New Roman" w:hAnsi="Times New Roman" w:cs="Times New Roman" w:eastAsiaTheme="minorEastAsia"/>
          <w:szCs w:val="24"/>
        </w:rPr>
        <w:t>QPSK(</w:t>
      </w:r>
      <w:r>
        <w:rPr>
          <w:rFonts w:ascii="Times New Roman" w:cs="Times New Roman" w:hAnsiTheme="minorEastAsia" w:eastAsiaTheme="minorEastAsia"/>
          <w:szCs w:val="24"/>
        </w:rPr>
        <w:t>或</w:t>
      </w:r>
      <w:r>
        <w:rPr>
          <w:rFonts w:ascii="Times New Roman" w:hAnsi="Times New Roman" w:cs="Times New Roman" w:eastAsiaTheme="minorEastAsia"/>
          <w:szCs w:val="24"/>
        </w:rPr>
        <w:t>QAM)</w:t>
      </w:r>
      <w:r>
        <w:rPr>
          <w:rFonts w:ascii="Times New Roman" w:cs="Times New Roman" w:hAnsiTheme="minorEastAsia" w:eastAsiaTheme="minorEastAsia"/>
          <w:szCs w:val="24"/>
        </w:rPr>
        <w:t>调制后</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通过</w:t>
      </w:r>
      <w:r>
        <w:rPr>
          <w:rFonts w:ascii="Times New Roman" w:hAnsi="Times New Roman" w:cs="Times New Roman" w:eastAsiaTheme="minorEastAsia"/>
          <w:szCs w:val="24"/>
        </w:rPr>
        <w:t>HFC</w:t>
      </w:r>
      <w:r>
        <w:rPr>
          <w:rFonts w:ascii="Times New Roman" w:cs="Times New Roman" w:hAnsiTheme="minorEastAsia" w:eastAsiaTheme="minorEastAsia"/>
          <w:szCs w:val="24"/>
        </w:rPr>
        <w:t>网络的上行数据通道传送给</w:t>
      </w:r>
      <w:r>
        <w:rPr>
          <w:rFonts w:ascii="Times New Roman" w:hAnsi="Times New Roman" w:cs="Times New Roman" w:eastAsiaTheme="minorEastAsia"/>
          <w:szCs w:val="24"/>
        </w:rPr>
        <w:t>CMTS</w:t>
      </w:r>
      <w:r>
        <w:rPr>
          <w:rFonts w:ascii="Times New Roman" w:cs="Times New Roman" w:hAnsiTheme="minorEastAsia" w:eastAsiaTheme="minorEastAsia"/>
          <w:szCs w:val="24"/>
        </w:rPr>
        <w:t>。</w:t>
      </w:r>
    </w:p>
    <w:p>
      <w:pPr>
        <w:pStyle w:val="4"/>
      </w:pPr>
      <w:bookmarkStart w:id="9" w:name="_Toc8906"/>
      <w:r>
        <w:rPr>
          <w:rFonts w:hint="eastAsia"/>
        </w:rPr>
        <w:t>2.2.2 DHCP服务器功能</w:t>
      </w:r>
      <w:bookmarkEnd w:id="9"/>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cs="Times New Roman" w:hAnsiTheme="minorEastAsia" w:eastAsiaTheme="minorEastAsia"/>
          <w:szCs w:val="24"/>
        </w:rPr>
        <w:t>提供地址池</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响应</w:t>
      </w:r>
      <w:r>
        <w:rPr>
          <w:rFonts w:ascii="Times New Roman" w:hAnsi="Times New Roman" w:cs="Times New Roman" w:eastAsiaTheme="minorEastAsia"/>
          <w:szCs w:val="24"/>
        </w:rPr>
        <w:t>CM</w:t>
      </w:r>
      <w:r>
        <w:rPr>
          <w:rFonts w:ascii="Times New Roman" w:cs="Times New Roman" w:hAnsiTheme="minorEastAsia" w:eastAsiaTheme="minorEastAsia"/>
          <w:szCs w:val="24"/>
        </w:rPr>
        <w:t>的地址分配请求为</w:t>
      </w:r>
      <w:r>
        <w:rPr>
          <w:rFonts w:ascii="Times New Roman" w:hAnsi="Times New Roman" w:cs="Times New Roman" w:eastAsiaTheme="minorEastAsia"/>
          <w:szCs w:val="24"/>
        </w:rPr>
        <w:t>CM</w:t>
      </w:r>
      <w:r>
        <w:rPr>
          <w:rFonts w:ascii="Times New Roman" w:cs="Times New Roman" w:hAnsiTheme="minorEastAsia" w:eastAsiaTheme="minorEastAsia"/>
          <w:szCs w:val="24"/>
        </w:rPr>
        <w:t>分配</w:t>
      </w:r>
      <w:r>
        <w:rPr>
          <w:rFonts w:ascii="Times New Roman" w:hAnsi="Times New Roman" w:cs="Times New Roman" w:eastAsiaTheme="minorEastAsia"/>
          <w:szCs w:val="24"/>
        </w:rPr>
        <w:t>IP</w:t>
      </w:r>
      <w:r>
        <w:rPr>
          <w:rFonts w:ascii="Times New Roman" w:cs="Times New Roman" w:hAnsiTheme="minorEastAsia" w:eastAsiaTheme="minorEastAsia"/>
          <w:szCs w:val="24"/>
        </w:rPr>
        <w:t>地址。为</w:t>
      </w:r>
      <w:r>
        <w:rPr>
          <w:rFonts w:ascii="Times New Roman" w:hAnsi="Times New Roman" w:cs="Times New Roman" w:eastAsiaTheme="minorEastAsia"/>
          <w:szCs w:val="24"/>
        </w:rPr>
        <w:t>CM</w:t>
      </w:r>
      <w:r>
        <w:rPr>
          <w:rFonts w:ascii="Times New Roman" w:cs="Times New Roman" w:hAnsiTheme="minorEastAsia" w:eastAsiaTheme="minorEastAsia"/>
          <w:szCs w:val="24"/>
        </w:rPr>
        <w:t>提供网关地址、</w:t>
      </w:r>
      <w:r>
        <w:rPr>
          <w:rFonts w:ascii="Times New Roman" w:hAnsi="Times New Roman" w:cs="Times New Roman" w:eastAsiaTheme="minorEastAsia"/>
          <w:szCs w:val="24"/>
        </w:rPr>
        <w:t>DNS(</w:t>
      </w:r>
      <w:r>
        <w:rPr>
          <w:rFonts w:ascii="Times New Roman" w:cs="Times New Roman" w:hAnsiTheme="minorEastAsia" w:eastAsiaTheme="minorEastAsia"/>
          <w:szCs w:val="24"/>
        </w:rPr>
        <w:t>域名服务器</w:t>
      </w:r>
      <w:r>
        <w:rPr>
          <w:rFonts w:ascii="Times New Roman" w:hAnsi="Times New Roman" w:cs="Times New Roman" w:eastAsiaTheme="minorEastAsia"/>
          <w:szCs w:val="24"/>
        </w:rPr>
        <w:t>)</w:t>
      </w:r>
      <w:r>
        <w:rPr>
          <w:rFonts w:ascii="Times New Roman" w:cs="Times New Roman" w:hAnsiTheme="minorEastAsia" w:eastAsiaTheme="minorEastAsia"/>
          <w:szCs w:val="24"/>
        </w:rPr>
        <w:t>地址以及</w:t>
      </w:r>
      <w:r>
        <w:rPr>
          <w:rFonts w:ascii="Times New Roman" w:hAnsi="Times New Roman" w:cs="Times New Roman" w:eastAsiaTheme="minorEastAsia"/>
          <w:szCs w:val="24"/>
        </w:rPr>
        <w:t>CM</w:t>
      </w:r>
      <w:r>
        <w:rPr>
          <w:rFonts w:ascii="Times New Roman" w:cs="Times New Roman" w:hAnsiTheme="minorEastAsia" w:eastAsiaTheme="minorEastAsia"/>
          <w:szCs w:val="24"/>
        </w:rPr>
        <w:t>用来下载其配置文件的</w:t>
      </w:r>
      <w:r>
        <w:rPr>
          <w:rFonts w:ascii="Times New Roman" w:hAnsi="Times New Roman" w:cs="Times New Roman" w:eastAsiaTheme="minorEastAsia"/>
          <w:szCs w:val="24"/>
        </w:rPr>
        <w:t>TFTF</w:t>
      </w:r>
      <w:r>
        <w:rPr>
          <w:rFonts w:ascii="Times New Roman" w:cs="Times New Roman" w:hAnsiTheme="minorEastAsia" w:eastAsiaTheme="minorEastAsia"/>
          <w:szCs w:val="24"/>
        </w:rPr>
        <w:t>服务器的地址和配置文件名等信息。如果</w:t>
      </w:r>
      <w:r>
        <w:rPr>
          <w:rFonts w:ascii="Times New Roman" w:hAnsi="Times New Roman" w:cs="Times New Roman" w:eastAsiaTheme="minorEastAsia"/>
          <w:szCs w:val="24"/>
        </w:rPr>
        <w:t>CM</w:t>
      </w:r>
      <w:r>
        <w:rPr>
          <w:rFonts w:ascii="Times New Roman" w:cs="Times New Roman" w:hAnsiTheme="minorEastAsia" w:eastAsiaTheme="minorEastAsia"/>
          <w:szCs w:val="24"/>
        </w:rPr>
        <w:t>在启动中无法与</w:t>
      </w:r>
      <w:r>
        <w:rPr>
          <w:rFonts w:ascii="Times New Roman" w:hAnsi="Times New Roman" w:cs="Times New Roman" w:eastAsiaTheme="minorEastAsia"/>
          <w:szCs w:val="24"/>
        </w:rPr>
        <w:t>DHCP</w:t>
      </w:r>
      <w:r>
        <w:rPr>
          <w:rFonts w:ascii="Times New Roman" w:cs="Times New Roman" w:hAnsiTheme="minorEastAsia" w:eastAsiaTheme="minorEastAsia"/>
          <w:szCs w:val="24"/>
        </w:rPr>
        <w:t>服务器通信</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CM</w:t>
      </w:r>
      <w:r>
        <w:rPr>
          <w:rFonts w:ascii="Times New Roman" w:cs="Times New Roman" w:hAnsiTheme="minorEastAsia" w:eastAsiaTheme="minorEastAsia"/>
          <w:szCs w:val="24"/>
        </w:rPr>
        <w:t>将拒绝上线</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重启其注册过程。</w:t>
      </w:r>
      <w:r>
        <w:rPr>
          <w:rFonts w:ascii="Times New Roman" w:hAnsi="Times New Roman" w:cs="Times New Roman" w:eastAsiaTheme="minorEastAsia"/>
          <w:szCs w:val="24"/>
        </w:rPr>
        <w:t>uBR7100CMTS</w:t>
      </w:r>
      <w:r>
        <w:rPr>
          <w:rFonts w:ascii="Times New Roman" w:cs="Times New Roman" w:hAnsiTheme="minorEastAsia" w:eastAsiaTheme="minorEastAsia"/>
          <w:szCs w:val="24"/>
        </w:rPr>
        <w:t>头端集成了</w:t>
      </w:r>
      <w:r>
        <w:rPr>
          <w:rFonts w:ascii="Times New Roman" w:hAnsi="Times New Roman" w:cs="Times New Roman" w:eastAsiaTheme="minorEastAsia"/>
          <w:szCs w:val="24"/>
        </w:rPr>
        <w:t>DHCP</w:t>
      </w:r>
      <w:r>
        <w:rPr>
          <w:rFonts w:ascii="Times New Roman" w:cs="Times New Roman" w:hAnsiTheme="minorEastAsia" w:eastAsiaTheme="minorEastAsia"/>
          <w:szCs w:val="24"/>
        </w:rPr>
        <w:t>服务器功能。</w:t>
      </w:r>
    </w:p>
    <w:p>
      <w:pPr>
        <w:pStyle w:val="4"/>
      </w:pPr>
      <w:bookmarkStart w:id="10" w:name="_Toc31170"/>
      <w:r>
        <w:rPr>
          <w:rFonts w:hint="eastAsia"/>
        </w:rPr>
        <w:t>2.2.3 TFTP服务器功能</w:t>
      </w:r>
      <w:bookmarkEnd w:id="10"/>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cs="Times New Roman" w:hAnsiTheme="minorEastAsia" w:eastAsiaTheme="minorEastAsia"/>
          <w:szCs w:val="24"/>
        </w:rPr>
        <w:t>提供小文件传输服务</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为</w:t>
      </w:r>
      <w:r>
        <w:rPr>
          <w:rFonts w:ascii="Times New Roman" w:hAnsi="Times New Roman" w:cs="Times New Roman" w:eastAsiaTheme="minorEastAsia"/>
          <w:szCs w:val="24"/>
        </w:rPr>
        <w:t>CM</w:t>
      </w:r>
      <w:r>
        <w:rPr>
          <w:rFonts w:ascii="Times New Roman" w:cs="Times New Roman" w:hAnsiTheme="minorEastAsia" w:eastAsiaTheme="minorEastAsia"/>
          <w:szCs w:val="24"/>
        </w:rPr>
        <w:t>提供配置文件下载。如果</w:t>
      </w:r>
      <w:r>
        <w:rPr>
          <w:rFonts w:ascii="Times New Roman" w:hAnsi="Times New Roman" w:cs="Times New Roman" w:eastAsiaTheme="minorEastAsia"/>
          <w:szCs w:val="24"/>
        </w:rPr>
        <w:t>CM</w:t>
      </w:r>
      <w:r>
        <w:rPr>
          <w:rFonts w:ascii="Times New Roman" w:cs="Times New Roman" w:hAnsiTheme="minorEastAsia" w:eastAsiaTheme="minorEastAsia"/>
          <w:szCs w:val="24"/>
        </w:rPr>
        <w:t>在启动中不能下载配置文件</w:t>
      </w:r>
      <w:r>
        <w:rPr>
          <w:rFonts w:hint="eastAsia" w:ascii="Times New Roman" w:hAnsi="Times New Roman" w:cs="Times New Roman" w:eastAsiaTheme="minorEastAsia"/>
          <w:szCs w:val="24"/>
          <w:lang w:eastAsia="zh-CN"/>
        </w:rPr>
        <w:t>，</w:t>
      </w:r>
      <w:r>
        <w:rPr>
          <w:rFonts w:ascii="Times New Roman" w:hAnsi="Times New Roman" w:cs="Times New Roman" w:eastAsiaTheme="minorEastAsia"/>
          <w:szCs w:val="24"/>
        </w:rPr>
        <w:t>CM</w:t>
      </w:r>
      <w:r>
        <w:rPr>
          <w:rFonts w:ascii="Times New Roman" w:cs="Times New Roman" w:hAnsiTheme="minorEastAsia" w:eastAsiaTheme="minorEastAsia"/>
          <w:szCs w:val="24"/>
        </w:rPr>
        <w:t>将拒绝上线</w:t>
      </w:r>
      <w:r>
        <w:rPr>
          <w:rFonts w:hint="eastAsia" w:ascii="Times New Roman" w:cs="Times New Roman" w:hAnsiTheme="minorEastAsia" w:eastAsiaTheme="minorEastAsia"/>
          <w:szCs w:val="24"/>
          <w:lang w:eastAsia="zh-CN"/>
        </w:rPr>
        <w:t>，</w:t>
      </w:r>
      <w:r>
        <w:rPr>
          <w:rFonts w:ascii="Times New Roman" w:cs="Times New Roman" w:hAnsiTheme="minorEastAsia" w:eastAsiaTheme="minorEastAsia"/>
          <w:szCs w:val="24"/>
        </w:rPr>
        <w:t>重启其注册过程。</w:t>
      </w:r>
      <w:r>
        <w:rPr>
          <w:rFonts w:ascii="Times New Roman" w:hAnsi="Times New Roman" w:cs="Times New Roman" w:eastAsiaTheme="minorEastAsia"/>
          <w:szCs w:val="24"/>
        </w:rPr>
        <w:t>uBR7100 CMTS</w:t>
      </w:r>
      <w:r>
        <w:rPr>
          <w:rFonts w:ascii="Times New Roman" w:cs="Times New Roman" w:hAnsiTheme="minorEastAsia" w:eastAsiaTheme="minorEastAsia"/>
          <w:szCs w:val="24"/>
        </w:rPr>
        <w:t>头端集成了</w:t>
      </w:r>
      <w:r>
        <w:rPr>
          <w:rFonts w:ascii="Times New Roman" w:hAnsi="Times New Roman" w:cs="Times New Roman" w:eastAsiaTheme="minorEastAsia"/>
          <w:szCs w:val="24"/>
        </w:rPr>
        <w:t>TFTP</w:t>
      </w:r>
      <w:r>
        <w:rPr>
          <w:rFonts w:ascii="Times New Roman" w:cs="Times New Roman" w:hAnsiTheme="minorEastAsia" w:eastAsiaTheme="minorEastAsia"/>
          <w:szCs w:val="24"/>
        </w:rPr>
        <w:t>服务器功能。交换机和路由器的功能</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交换机用来提供</w:t>
      </w:r>
      <w:r>
        <w:rPr>
          <w:rFonts w:ascii="Times New Roman" w:hAnsi="Times New Roman" w:cs="Times New Roman" w:eastAsiaTheme="minorEastAsia"/>
          <w:szCs w:val="24"/>
        </w:rPr>
        <w:t>CMTS</w:t>
      </w:r>
      <w:r>
        <w:rPr>
          <w:rFonts w:ascii="Times New Roman" w:cs="Times New Roman" w:hAnsiTheme="minorEastAsia" w:eastAsiaTheme="minorEastAsia"/>
          <w:szCs w:val="24"/>
        </w:rPr>
        <w:t>、路由器、</w:t>
      </w:r>
      <w:r>
        <w:rPr>
          <w:rFonts w:ascii="Times New Roman" w:hAnsi="Times New Roman" w:cs="Times New Roman" w:eastAsiaTheme="minorEastAsia"/>
          <w:szCs w:val="24"/>
        </w:rPr>
        <w:t>DHCP</w:t>
      </w:r>
      <w:r>
        <w:rPr>
          <w:rFonts w:ascii="Times New Roman" w:cs="Times New Roman" w:hAnsiTheme="minorEastAsia" w:eastAsiaTheme="minorEastAsia"/>
          <w:szCs w:val="24"/>
        </w:rPr>
        <w:t>服务器和</w:t>
      </w:r>
      <w:r>
        <w:rPr>
          <w:rFonts w:ascii="Times New Roman" w:hAnsi="Times New Roman" w:cs="Times New Roman" w:eastAsiaTheme="minorEastAsia"/>
          <w:szCs w:val="24"/>
        </w:rPr>
        <w:t>TFTP</w:t>
      </w:r>
      <w:r>
        <w:rPr>
          <w:rFonts w:ascii="Times New Roman" w:cs="Times New Roman" w:hAnsiTheme="minorEastAsia" w:eastAsiaTheme="minorEastAsia"/>
          <w:szCs w:val="24"/>
        </w:rPr>
        <w:t>服务器之间的连接</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实现数据交换</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路由器为最终的接入用户提供</w:t>
      </w:r>
      <w:r>
        <w:rPr>
          <w:rFonts w:ascii="Times New Roman" w:hAnsi="Times New Roman" w:cs="Times New Roman" w:eastAsiaTheme="minorEastAsia"/>
          <w:szCs w:val="24"/>
        </w:rPr>
        <w:t>Internet</w:t>
      </w:r>
      <w:r>
        <w:rPr>
          <w:rFonts w:ascii="Times New Roman" w:cs="Times New Roman" w:hAnsiTheme="minorEastAsia" w:eastAsiaTheme="minorEastAsia"/>
          <w:szCs w:val="24"/>
        </w:rPr>
        <w:t>路由</w:t>
      </w:r>
      <w:r>
        <w:rPr>
          <w:rFonts w:hint="eastAsia" w:ascii="Times New Roman" w:cs="Times New Roman" w:hAnsiTheme="minorEastAsia" w:eastAsiaTheme="minorEastAsia"/>
          <w:szCs w:val="24"/>
        </w:rPr>
        <w:t>。</w:t>
      </w:r>
    </w:p>
    <w:p>
      <w:pPr>
        <w:pStyle w:val="4"/>
      </w:pPr>
      <w:bookmarkStart w:id="11" w:name="_Toc20852"/>
      <w:r>
        <w:rPr>
          <w:rFonts w:hint="eastAsia"/>
        </w:rPr>
        <w:t>2.2.4 CMTS工作原理</w:t>
      </w:r>
      <w:bookmarkEnd w:id="11"/>
    </w:p>
    <w:p>
      <w:pPr>
        <w:adjustRightInd w:val="0"/>
        <w:snapToGrid w:val="0"/>
        <w:spacing w:line="360" w:lineRule="auto"/>
        <w:ind w:firstLine="480" w:firstLineChars="200"/>
        <w:jc w:val="both"/>
        <w:rPr>
          <w:rFonts w:ascii="Times New Roman" w:hAnsi="Times New Roman"/>
          <w:szCs w:val="24"/>
        </w:rPr>
      </w:pPr>
      <w:r>
        <w:rPr>
          <w:rFonts w:ascii="Times New Roman" w:hAnsi="Times New Roman"/>
          <w:szCs w:val="24"/>
        </w:rPr>
        <w:t xml:space="preserve">CMTS </w:t>
      </w:r>
      <w:r>
        <w:rPr>
          <w:rFonts w:ascii="Times New Roman" w:hAnsiTheme="minorEastAsia"/>
          <w:szCs w:val="24"/>
        </w:rPr>
        <w:t>设备一般放置在机房前端</w:t>
      </w:r>
      <w:r>
        <w:rPr>
          <w:rFonts w:hint="eastAsia" w:ascii="Times New Roman" w:hAnsiTheme="minorEastAsia"/>
          <w:szCs w:val="24"/>
        </w:rPr>
        <w:t>，</w:t>
      </w:r>
      <w:r>
        <w:rPr>
          <w:rFonts w:ascii="Times New Roman" w:hAnsiTheme="minorEastAsia"/>
          <w:szCs w:val="24"/>
        </w:rPr>
        <w:t>通过</w:t>
      </w:r>
      <w:r>
        <w:rPr>
          <w:rFonts w:ascii="Times New Roman" w:hAnsi="Times New Roman"/>
          <w:szCs w:val="24"/>
        </w:rPr>
        <w:t xml:space="preserve"> CMTS </w:t>
      </w:r>
      <w:r>
        <w:rPr>
          <w:rFonts w:ascii="Times New Roman" w:hAnsiTheme="minorEastAsia"/>
          <w:szCs w:val="24"/>
        </w:rPr>
        <w:t>板卡上、下行端口接入</w:t>
      </w:r>
      <w:r>
        <w:rPr>
          <w:rFonts w:ascii="Times New Roman" w:hAnsi="Times New Roman"/>
          <w:szCs w:val="24"/>
        </w:rPr>
        <w:t xml:space="preserve"> HFC </w:t>
      </w:r>
      <w:r>
        <w:rPr>
          <w:rFonts w:ascii="Times New Roman" w:hAnsiTheme="minorEastAsia"/>
          <w:szCs w:val="24"/>
        </w:rPr>
        <w:t>网络</w:t>
      </w:r>
      <w:r>
        <w:rPr>
          <w:rFonts w:hint="eastAsia" w:ascii="Times New Roman" w:hAnsiTheme="minorEastAsia"/>
          <w:szCs w:val="24"/>
        </w:rPr>
        <w:t>，</w:t>
      </w:r>
      <w:r>
        <w:rPr>
          <w:rFonts w:ascii="Times New Roman" w:hAnsiTheme="minorEastAsia"/>
          <w:szCs w:val="24"/>
        </w:rPr>
        <w:t>管理和控制</w:t>
      </w:r>
      <w:r>
        <w:rPr>
          <w:rFonts w:ascii="Times New Roman" w:hAnsi="Times New Roman"/>
          <w:szCs w:val="24"/>
        </w:rPr>
        <w:t>CM</w:t>
      </w:r>
      <w:r>
        <w:rPr>
          <w:rFonts w:ascii="Times New Roman" w:hAnsiTheme="minorEastAsia"/>
          <w:szCs w:val="24"/>
        </w:rPr>
        <w:t>设备</w:t>
      </w:r>
      <w:r>
        <w:rPr>
          <w:rFonts w:hint="eastAsia" w:ascii="Times New Roman" w:hAnsiTheme="minorEastAsia"/>
          <w:szCs w:val="24"/>
        </w:rPr>
        <w:t>，</w:t>
      </w:r>
      <w:r>
        <w:rPr>
          <w:rFonts w:ascii="Times New Roman" w:hAnsiTheme="minorEastAsia"/>
          <w:szCs w:val="24"/>
        </w:rPr>
        <w:t>其配置可通过</w:t>
      </w:r>
      <w:r>
        <w:rPr>
          <w:rFonts w:ascii="Times New Roman" w:hAnsi="Times New Roman"/>
          <w:szCs w:val="24"/>
        </w:rPr>
        <w:t>Consol</w:t>
      </w:r>
      <w:r>
        <w:rPr>
          <w:rFonts w:ascii="Times New Roman" w:hAnsiTheme="minorEastAsia"/>
          <w:szCs w:val="24"/>
        </w:rPr>
        <w:t>接口或以太网接口完成。</w:t>
      </w:r>
      <w:r>
        <w:rPr>
          <w:rFonts w:ascii="Times New Roman" w:hAnsi="Times New Roman"/>
          <w:szCs w:val="24"/>
        </w:rPr>
        <w:t xml:space="preserve"> CMTS </w:t>
      </w:r>
      <w:r>
        <w:rPr>
          <w:rFonts w:ascii="Times New Roman" w:hAnsiTheme="minorEastAsia"/>
          <w:szCs w:val="24"/>
        </w:rPr>
        <w:t>在下行方向，是从</w:t>
      </w:r>
      <w:r>
        <w:rPr>
          <w:rFonts w:ascii="Times New Roman" w:hAnsi="Times New Roman"/>
          <w:szCs w:val="24"/>
        </w:rPr>
        <w:t xml:space="preserve"> MAC</w:t>
      </w:r>
      <w:r>
        <w:rPr>
          <w:rFonts w:ascii="Times New Roman" w:hAnsiTheme="minorEastAsia"/>
          <w:szCs w:val="24"/>
        </w:rPr>
        <w:t>（</w:t>
      </w:r>
      <w:r>
        <w:rPr>
          <w:rFonts w:ascii="Times New Roman" w:hAnsi="Times New Roman"/>
          <w:szCs w:val="24"/>
        </w:rPr>
        <w:t>Media Access Control</w:t>
      </w:r>
      <w:r>
        <w:rPr>
          <w:rFonts w:ascii="Times New Roman" w:hAnsiTheme="minorEastAsia"/>
          <w:szCs w:val="24"/>
        </w:rPr>
        <w:t>）芯片出来的数据经</w:t>
      </w:r>
      <w:r>
        <w:rPr>
          <w:rFonts w:ascii="Times New Roman" w:hAnsi="Times New Roman"/>
          <w:szCs w:val="24"/>
        </w:rPr>
        <w:t xml:space="preserve">QAM </w:t>
      </w:r>
      <w:r>
        <w:rPr>
          <w:rFonts w:ascii="Times New Roman" w:hAnsiTheme="minorEastAsia"/>
          <w:szCs w:val="24"/>
        </w:rPr>
        <w:t>调制器、上变频器、电平调整后进入下行信道。在回传（上行）方向，由</w:t>
      </w:r>
      <w:r>
        <w:rPr>
          <w:rFonts w:ascii="Times New Roman" w:hAnsi="Times New Roman"/>
          <w:szCs w:val="24"/>
        </w:rPr>
        <w:t xml:space="preserve"> CM </w:t>
      </w:r>
      <w:r>
        <w:rPr>
          <w:rFonts w:ascii="Times New Roman" w:hAnsiTheme="minorEastAsia"/>
          <w:szCs w:val="24"/>
        </w:rPr>
        <w:t>传来来的</w:t>
      </w:r>
      <w:r>
        <w:rPr>
          <w:rFonts w:ascii="Times New Roman" w:hAnsi="Times New Roman"/>
          <w:szCs w:val="24"/>
        </w:rPr>
        <w:t xml:space="preserve"> QPSK</w:t>
      </w:r>
      <w:r>
        <w:rPr>
          <w:rFonts w:ascii="Times New Roman" w:hAnsiTheme="minorEastAsia"/>
          <w:szCs w:val="24"/>
        </w:rPr>
        <w:t>／</w:t>
      </w:r>
      <w:r>
        <w:rPr>
          <w:rFonts w:ascii="Times New Roman" w:hAnsi="Times New Roman"/>
          <w:szCs w:val="24"/>
        </w:rPr>
        <w:t xml:space="preserve">16QAM </w:t>
      </w:r>
      <w:r>
        <w:rPr>
          <w:rFonts w:ascii="Times New Roman" w:hAnsiTheme="minorEastAsia"/>
          <w:szCs w:val="24"/>
        </w:rPr>
        <w:t>信号经</w:t>
      </w:r>
      <w:r>
        <w:rPr>
          <w:rFonts w:ascii="Times New Roman" w:hAnsi="Times New Roman"/>
          <w:szCs w:val="24"/>
        </w:rPr>
        <w:t xml:space="preserve"> AGC </w:t>
      </w:r>
      <w:r>
        <w:rPr>
          <w:rFonts w:ascii="Times New Roman" w:hAnsiTheme="minorEastAsia"/>
          <w:szCs w:val="24"/>
        </w:rPr>
        <w:t>后进入调制器解调，解调后的数据进入</w:t>
      </w:r>
      <w:r>
        <w:rPr>
          <w:rFonts w:ascii="Times New Roman" w:hAnsi="Times New Roman"/>
          <w:szCs w:val="24"/>
        </w:rPr>
        <w:t xml:space="preserve">MAC </w:t>
      </w:r>
      <w:r>
        <w:rPr>
          <w:rFonts w:ascii="Times New Roman" w:hAnsiTheme="minorEastAsia"/>
          <w:szCs w:val="24"/>
        </w:rPr>
        <w:t>芯片进行处理。</w:t>
      </w:r>
      <w:r>
        <w:rPr>
          <w:rFonts w:ascii="Times New Roman" w:hAnsi="Times New Roman"/>
          <w:szCs w:val="24"/>
        </w:rPr>
        <w:t xml:space="preserve"> </w:t>
      </w:r>
    </w:p>
    <w:p>
      <w:pPr>
        <w:pStyle w:val="4"/>
      </w:pPr>
      <w:bookmarkStart w:id="12" w:name="_Toc18043"/>
      <w:r>
        <w:rPr>
          <w:rFonts w:hint="eastAsia"/>
        </w:rPr>
        <w:t>2.2.5 DOCSlS优势及关键技术</w:t>
      </w:r>
      <w:bookmarkEnd w:id="12"/>
    </w:p>
    <w:p>
      <w:pPr>
        <w:adjustRightInd w:val="0"/>
        <w:snapToGrid w:val="0"/>
        <w:spacing w:line="360" w:lineRule="auto"/>
        <w:ind w:firstLine="480" w:firstLineChars="200"/>
        <w:jc w:val="both"/>
        <w:rPr>
          <w:rFonts w:ascii="Times New Roman" w:hAnsi="Times New Roman"/>
          <w:szCs w:val="24"/>
        </w:rPr>
      </w:pPr>
      <w:r>
        <w:rPr>
          <w:rFonts w:ascii="Times New Roman" w:hAnsi="Times New Roman"/>
          <w:szCs w:val="24"/>
        </w:rPr>
        <w:t>DOCSIS</w:t>
      </w:r>
      <w:r>
        <w:rPr>
          <w:rFonts w:ascii="Times New Roman" w:hAnsiTheme="minorEastAsia"/>
          <w:szCs w:val="24"/>
        </w:rPr>
        <w:t>的基本技术就是在</w:t>
      </w:r>
      <w:r>
        <w:rPr>
          <w:rFonts w:ascii="Times New Roman" w:hAnsi="Times New Roman"/>
          <w:szCs w:val="24"/>
        </w:rPr>
        <w:t xml:space="preserve"> CATV</w:t>
      </w:r>
      <w:r>
        <w:rPr>
          <w:rFonts w:ascii="Times New Roman" w:hAnsiTheme="minorEastAsia"/>
          <w:szCs w:val="24"/>
        </w:rPr>
        <w:t>的</w:t>
      </w:r>
      <w:r>
        <w:rPr>
          <w:rFonts w:ascii="Times New Roman" w:hAnsi="Times New Roman"/>
          <w:szCs w:val="24"/>
        </w:rPr>
        <w:t xml:space="preserve"> HFC</w:t>
      </w:r>
      <w:r>
        <w:rPr>
          <w:rFonts w:ascii="Times New Roman" w:hAnsiTheme="minorEastAsia"/>
          <w:szCs w:val="24"/>
        </w:rPr>
        <w:t>传送线路中</w:t>
      </w:r>
      <w:r>
        <w:rPr>
          <w:rFonts w:hint="eastAsia" w:ascii="Times New Roman" w:hAnsiTheme="minorEastAsia"/>
          <w:szCs w:val="24"/>
        </w:rPr>
        <w:t>，</w:t>
      </w:r>
      <w:r>
        <w:rPr>
          <w:rFonts w:ascii="Times New Roman" w:hAnsiTheme="minorEastAsia"/>
          <w:szCs w:val="24"/>
        </w:rPr>
        <w:t>将前端到各节点之间的光纤</w:t>
      </w:r>
      <w:r>
        <w:rPr>
          <w:rFonts w:ascii="Times New Roman" w:hAnsi="Times New Roman"/>
          <w:szCs w:val="24"/>
        </w:rPr>
        <w:t>(</w:t>
      </w:r>
      <w:r>
        <w:rPr>
          <w:rFonts w:ascii="Times New Roman" w:hAnsiTheme="minorEastAsia"/>
          <w:szCs w:val="24"/>
        </w:rPr>
        <w:t>干线</w:t>
      </w:r>
      <w:r>
        <w:rPr>
          <w:rFonts w:ascii="Times New Roman" w:hAnsi="Times New Roman"/>
          <w:szCs w:val="24"/>
        </w:rPr>
        <w:t>)</w:t>
      </w:r>
      <w:r>
        <w:rPr>
          <w:rFonts w:ascii="Times New Roman" w:hAnsiTheme="minorEastAsia"/>
          <w:szCs w:val="24"/>
        </w:rPr>
        <w:t>和到各用户之间同轴电缆</w:t>
      </w:r>
      <w:r>
        <w:rPr>
          <w:rFonts w:ascii="Times New Roman" w:hAnsi="Times New Roman"/>
          <w:szCs w:val="24"/>
        </w:rPr>
        <w:t>(</w:t>
      </w:r>
      <w:r>
        <w:rPr>
          <w:rFonts w:ascii="Times New Roman" w:hAnsiTheme="minorEastAsia"/>
          <w:szCs w:val="24"/>
        </w:rPr>
        <w:t>支线</w:t>
      </w:r>
      <w:r>
        <w:rPr>
          <w:rFonts w:ascii="Times New Roman" w:hAnsi="Times New Roman"/>
          <w:szCs w:val="24"/>
        </w:rPr>
        <w:t>)</w:t>
      </w:r>
      <w:r>
        <w:rPr>
          <w:rFonts w:ascii="Times New Roman" w:hAnsiTheme="minorEastAsia"/>
          <w:szCs w:val="24"/>
        </w:rPr>
        <w:t>的工作频率捆绑成束</w:t>
      </w:r>
      <w:r>
        <w:rPr>
          <w:rFonts w:hint="eastAsia" w:ascii="Times New Roman" w:hAnsiTheme="minorEastAsia"/>
          <w:szCs w:val="24"/>
        </w:rPr>
        <w:t>，</w:t>
      </w:r>
      <w:r>
        <w:rPr>
          <w:rFonts w:ascii="Times New Roman" w:hAnsiTheme="minorEastAsia"/>
          <w:szCs w:val="24"/>
        </w:rPr>
        <w:t>信道绑定，使之能实现数据高速通信。它的上行、下行速度均能达到</w:t>
      </w:r>
      <w:r>
        <w:rPr>
          <w:rFonts w:ascii="Times New Roman" w:hAnsi="Times New Roman"/>
          <w:szCs w:val="24"/>
        </w:rPr>
        <w:t xml:space="preserve"> 120Mbps</w:t>
      </w:r>
      <w:r>
        <w:rPr>
          <w:rFonts w:ascii="Times New Roman" w:hAnsiTheme="minorEastAsia"/>
          <w:szCs w:val="24"/>
        </w:rPr>
        <w:t>。所以</w:t>
      </w:r>
      <w:r>
        <w:rPr>
          <w:rFonts w:ascii="Times New Roman" w:hAnsi="Times New Roman"/>
          <w:szCs w:val="24"/>
        </w:rPr>
        <w:t>DOCSIS</w:t>
      </w:r>
      <w:r>
        <w:rPr>
          <w:rFonts w:ascii="Times New Roman" w:hAnsiTheme="minorEastAsia"/>
          <w:szCs w:val="24"/>
        </w:rPr>
        <w:t>系统的特点主要是传送速度快</w:t>
      </w:r>
      <w:r>
        <w:rPr>
          <w:rFonts w:hint="eastAsia" w:ascii="Times New Roman" w:hAnsiTheme="minorEastAsia"/>
          <w:szCs w:val="24"/>
        </w:rPr>
        <w:t>。</w:t>
      </w:r>
      <w:r>
        <w:rPr>
          <w:rFonts w:ascii="Times New Roman" w:hAnsiTheme="minorEastAsia"/>
          <w:szCs w:val="24"/>
        </w:rPr>
        <w:t>在</w:t>
      </w:r>
      <w:r>
        <w:rPr>
          <w:rFonts w:ascii="Times New Roman" w:hAnsi="Times New Roman"/>
          <w:szCs w:val="24"/>
        </w:rPr>
        <w:t>CATV</w:t>
      </w:r>
      <w:r>
        <w:rPr>
          <w:rFonts w:ascii="Times New Roman" w:hAnsiTheme="minorEastAsia"/>
          <w:szCs w:val="24"/>
        </w:rPr>
        <w:t>网中</w:t>
      </w:r>
      <w:r>
        <w:rPr>
          <w:rFonts w:hint="eastAsia" w:ascii="Times New Roman" w:hAnsiTheme="minorEastAsia"/>
          <w:szCs w:val="24"/>
          <w:lang w:val="en-US" w:eastAsia="zh-CN"/>
        </w:rPr>
        <w:t>(</w:t>
      </w:r>
      <w:r>
        <w:rPr>
          <w:rFonts w:hint="eastAsia" w:asciiTheme="minorEastAsia" w:hAnsiTheme="minorEastAsia" w:eastAsiaTheme="minorEastAsia" w:cstheme="minorEastAsia"/>
          <w:sz w:val="24"/>
          <w:szCs w:val="24"/>
          <w:shd w:val="clear" w:color="auto" w:fill="FFFFFF"/>
        </w:rPr>
        <w:t>刘剑波</w:t>
      </w:r>
      <w:r>
        <w:rPr>
          <w:rFonts w:hint="eastAsia" w:asciiTheme="minorEastAsia" w:hAnsiTheme="minorEastAsia" w:eastAsiaTheme="minorEastAsia" w:cstheme="minorEastAsia"/>
          <w:sz w:val="24"/>
          <w:szCs w:val="24"/>
          <w:shd w:val="clear" w:color="auto" w:fill="FFFFFF"/>
          <w:lang w:eastAsia="zh-CN"/>
        </w:rPr>
        <w:t>等</w:t>
      </w:r>
      <w:r>
        <w:rPr>
          <w:rFonts w:hint="eastAsia" w:asciiTheme="minorEastAsia" w:hAnsiTheme="minorEastAsia" w:eastAsiaTheme="minorEastAsia" w:cstheme="minorEastAsia"/>
          <w:sz w:val="24"/>
          <w:szCs w:val="24"/>
          <w:shd w:val="clear" w:color="auto" w:fill="FFFFFF"/>
        </w:rPr>
        <w:t>，</w:t>
      </w:r>
      <w:r>
        <w:rPr>
          <w:rFonts w:hint="eastAsia" w:asciiTheme="minorEastAsia" w:hAnsiTheme="minorEastAsia" w:eastAsiaTheme="minorEastAsia" w:cstheme="minorEastAsia"/>
          <w:sz w:val="24"/>
          <w:szCs w:val="24"/>
          <w:shd w:val="clear" w:color="auto" w:fill="FFFFFF"/>
          <w:lang w:val="en-US" w:eastAsia="zh-CN"/>
        </w:rPr>
        <w:t>2008</w:t>
      </w:r>
      <w:r>
        <w:rPr>
          <w:rFonts w:hint="eastAsia" w:ascii="Times New Roman" w:hAnsiTheme="minorEastAsia"/>
          <w:szCs w:val="24"/>
          <w:lang w:val="en-US" w:eastAsia="zh-CN"/>
        </w:rPr>
        <w:t>)</w:t>
      </w:r>
      <w:r>
        <w:rPr>
          <w:rFonts w:hint="eastAsia" w:ascii="Times New Roman" w:hAnsiTheme="minorEastAsia"/>
          <w:szCs w:val="24"/>
        </w:rPr>
        <w:t>，</w:t>
      </w:r>
      <w:r>
        <w:rPr>
          <w:rFonts w:ascii="Times New Roman" w:hAnsiTheme="minorEastAsia"/>
          <w:szCs w:val="24"/>
        </w:rPr>
        <w:t>迄今最大速度为约</w:t>
      </w:r>
      <w:r>
        <w:rPr>
          <w:rFonts w:ascii="Times New Roman" w:hAnsi="Times New Roman"/>
          <w:szCs w:val="24"/>
        </w:rPr>
        <w:t>40Mbps</w:t>
      </w:r>
      <w:r>
        <w:rPr>
          <w:rFonts w:ascii="Times New Roman" w:hAnsiTheme="minorEastAsia"/>
          <w:szCs w:val="24"/>
        </w:rPr>
        <w:t>，但如果将频道捆绑成束，就会实现成倍的增加，极大缓解了交互业务带宽的压力。</w:t>
      </w:r>
      <w:r>
        <w:rPr>
          <w:rFonts w:ascii="Times New Roman" w:hAnsi="Times New Roman"/>
          <w:szCs w:val="24"/>
        </w:rPr>
        <w:t xml:space="preserve"> DOCSIS</w:t>
      </w:r>
      <w:r>
        <w:rPr>
          <w:rFonts w:ascii="Times New Roman" w:hAnsiTheme="minorEastAsia"/>
          <w:szCs w:val="24"/>
        </w:rPr>
        <w:t>在网络管理方面，突破以往使用的简单网络管理协议</w:t>
      </w:r>
      <w:r>
        <w:rPr>
          <w:rFonts w:ascii="Times New Roman" w:hAnsi="Times New Roman"/>
          <w:szCs w:val="24"/>
        </w:rPr>
        <w:t>(SNMP</w:t>
      </w:r>
      <w:r>
        <w:rPr>
          <w:rFonts w:ascii="Times New Roman" w:hAnsiTheme="minorEastAsia"/>
          <w:szCs w:val="24"/>
        </w:rPr>
        <w:t>：</w:t>
      </w:r>
      <w:r>
        <w:rPr>
          <w:rFonts w:ascii="Times New Roman" w:hAnsi="Times New Roman"/>
          <w:szCs w:val="24"/>
        </w:rPr>
        <w:t>Simple Network Management Protoco1)</w:t>
      </w:r>
      <w:r>
        <w:rPr>
          <w:rFonts w:ascii="Times New Roman" w:hAnsiTheme="minorEastAsia"/>
          <w:szCs w:val="24"/>
        </w:rPr>
        <w:t>，而引入了被称作</w:t>
      </w:r>
      <w:r>
        <w:rPr>
          <w:rFonts w:ascii="Times New Roman" w:hAnsi="Times New Roman"/>
          <w:szCs w:val="24"/>
        </w:rPr>
        <w:t>IPDR (Internet Protocol Data Record)</w:t>
      </w:r>
      <w:r>
        <w:rPr>
          <w:rFonts w:ascii="Times New Roman" w:hAnsiTheme="minorEastAsia"/>
          <w:szCs w:val="24"/>
        </w:rPr>
        <w:t>的系统协议</w:t>
      </w:r>
      <w:r>
        <w:rPr>
          <w:rFonts w:hint="eastAsia" w:ascii="Times New Roman" w:hAnsi="Times New Roman"/>
          <w:szCs w:val="24"/>
          <w:lang w:eastAsia="zh-CN"/>
        </w:rPr>
        <w:t>，</w:t>
      </w:r>
      <w:r>
        <w:rPr>
          <w:rFonts w:ascii="Times New Roman" w:hAnsiTheme="minorEastAsia"/>
          <w:szCs w:val="24"/>
        </w:rPr>
        <w:t>它是在以流协议为基础的</w:t>
      </w:r>
      <w:r>
        <w:rPr>
          <w:rFonts w:hint="eastAsia" w:ascii="Times New Roman" w:hAnsi="Times New Roman"/>
          <w:szCs w:val="24"/>
          <w:lang w:eastAsia="zh-CN"/>
        </w:rPr>
        <w:t>，</w:t>
      </w:r>
      <w:r>
        <w:rPr>
          <w:rFonts w:ascii="Times New Roman" w:hAnsiTheme="minorEastAsia"/>
          <w:szCs w:val="24"/>
        </w:rPr>
        <w:t>采用的是</w:t>
      </w:r>
      <w:r>
        <w:rPr>
          <w:rFonts w:ascii="Times New Roman" w:hAnsi="Times New Roman"/>
          <w:szCs w:val="24"/>
        </w:rPr>
        <w:t>XML</w:t>
      </w:r>
      <w:r>
        <w:rPr>
          <w:rFonts w:ascii="Times New Roman" w:hAnsiTheme="minorEastAsia"/>
          <w:szCs w:val="24"/>
        </w:rPr>
        <w:t>语言，可以更高效地传送大量信息。</w:t>
      </w:r>
    </w:p>
    <w:p>
      <w:pPr>
        <w:adjustRightInd w:val="0"/>
        <w:snapToGrid w:val="0"/>
        <w:spacing w:line="360" w:lineRule="auto"/>
        <w:ind w:firstLine="480" w:firstLineChars="200"/>
        <w:jc w:val="both"/>
        <w:rPr>
          <w:rFonts w:ascii="Times New Roman" w:hAnsiTheme="minorEastAsia"/>
          <w:szCs w:val="24"/>
        </w:rPr>
      </w:pPr>
      <w:r>
        <w:rPr>
          <w:rFonts w:ascii="Times New Roman" w:hAnsi="Times New Roman"/>
          <w:szCs w:val="24"/>
        </w:rPr>
        <w:t>DOCSIS</w:t>
      </w:r>
      <w:r>
        <w:rPr>
          <w:rFonts w:ascii="Times New Roman" w:hAnsiTheme="minorEastAsia"/>
          <w:szCs w:val="24"/>
        </w:rPr>
        <w:t>利用独立的物理层信道来实现</w:t>
      </w:r>
      <w:r>
        <w:rPr>
          <w:rFonts w:ascii="Times New Roman" w:hAnsi="Times New Roman"/>
          <w:szCs w:val="24"/>
        </w:rPr>
        <w:t>CMTS</w:t>
      </w:r>
      <w:r>
        <w:rPr>
          <w:rFonts w:ascii="Times New Roman" w:hAnsiTheme="minorEastAsia"/>
          <w:szCs w:val="24"/>
        </w:rPr>
        <w:t>与各</w:t>
      </w:r>
      <w:r>
        <w:rPr>
          <w:rFonts w:ascii="Times New Roman" w:hAnsi="Times New Roman"/>
          <w:szCs w:val="24"/>
        </w:rPr>
        <w:t>CM</w:t>
      </w:r>
      <w:r>
        <w:rPr>
          <w:rFonts w:ascii="Times New Roman" w:hAnsiTheme="minorEastAsia"/>
          <w:szCs w:val="24"/>
        </w:rPr>
        <w:t>间增加上／下行峰值速率的一种传输机制，这种机制是将标有顺序号的数据包先预分散到几个设定的信道，传送到目的地终端后再按排序重新组合，以恢复原始的数据包。下行信道绑定是指将同一业务流分配到不同下行信道上的传送机制</w:t>
      </w:r>
      <w:r>
        <w:rPr>
          <w:rFonts w:hint="eastAsia" w:ascii="Times New Roman" w:hAnsi="Times New Roman"/>
          <w:szCs w:val="24"/>
          <w:lang w:eastAsia="zh-CN"/>
        </w:rPr>
        <w:t>。</w:t>
      </w:r>
      <w:r>
        <w:rPr>
          <w:rFonts w:ascii="Times New Roman" w:hAnsiTheme="minorEastAsia"/>
          <w:szCs w:val="24"/>
        </w:rPr>
        <w:t>在</w:t>
      </w:r>
      <w:r>
        <w:rPr>
          <w:rFonts w:ascii="Times New Roman" w:hAnsi="Times New Roman"/>
          <w:szCs w:val="24"/>
        </w:rPr>
        <w:t xml:space="preserve"> DOCSIS</w:t>
      </w:r>
      <w:r>
        <w:rPr>
          <w:rFonts w:ascii="Times New Roman" w:hAnsiTheme="minorEastAsia"/>
          <w:szCs w:val="24"/>
        </w:rPr>
        <w:t>规范中，将</w:t>
      </w:r>
      <w:r>
        <w:rPr>
          <w:rFonts w:ascii="Times New Roman" w:hAnsi="Times New Roman"/>
          <w:szCs w:val="24"/>
        </w:rPr>
        <w:t>CMTS</w:t>
      </w:r>
      <w:r>
        <w:rPr>
          <w:rFonts w:ascii="Times New Roman" w:hAnsiTheme="minorEastAsia"/>
          <w:szCs w:val="24"/>
        </w:rPr>
        <w:t>分配下行业务流的下行信道定义为下行绑定组</w:t>
      </w:r>
      <w:r>
        <w:rPr>
          <w:rFonts w:ascii="Times New Roman" w:hAnsi="Times New Roman"/>
          <w:szCs w:val="24"/>
        </w:rPr>
        <w:t xml:space="preserve"> (DBG)</w:t>
      </w:r>
      <w:r>
        <w:rPr>
          <w:rFonts w:ascii="Times New Roman" w:hAnsiTheme="minorEastAsia"/>
          <w:szCs w:val="24"/>
        </w:rPr>
        <w:t>。下行绑定组可以由</w:t>
      </w:r>
      <w:r>
        <w:rPr>
          <w:rFonts w:ascii="Times New Roman" w:hAnsi="Times New Roman"/>
          <w:szCs w:val="24"/>
        </w:rPr>
        <w:t>2</w:t>
      </w:r>
      <w:r>
        <w:rPr>
          <w:rFonts w:ascii="Times New Roman" w:hAnsiTheme="minorEastAsia"/>
          <w:szCs w:val="24"/>
        </w:rPr>
        <w:t>个或更多个下行信道组成。这就要求</w:t>
      </w:r>
      <w:r>
        <w:rPr>
          <w:rFonts w:ascii="Times New Roman" w:hAnsi="Times New Roman"/>
          <w:szCs w:val="24"/>
        </w:rPr>
        <w:t>CM</w:t>
      </w:r>
      <w:r>
        <w:rPr>
          <w:rFonts w:hint="eastAsia" w:ascii="Times New Roman" w:hAnsi="Times New Roman"/>
          <w:szCs w:val="24"/>
          <w:lang w:val="en-US" w:eastAsia="zh-CN"/>
        </w:rPr>
        <w:t>(</w:t>
      </w:r>
      <w:r>
        <w:rPr>
          <w:rFonts w:hint="eastAsia" w:ascii="宋体" w:hAnsi="宋体"/>
          <w:shd w:val="clear" w:color="auto" w:fill="FFFFFF"/>
          <w:lang w:val="en-US" w:eastAsia="zh-CN"/>
        </w:rPr>
        <w:t>David fellows,2001</w:t>
      </w:r>
      <w:r>
        <w:rPr>
          <w:rFonts w:hint="eastAsia" w:ascii="Times New Roman" w:hAnsi="Times New Roman"/>
          <w:szCs w:val="24"/>
          <w:lang w:val="en-US" w:eastAsia="zh-CN"/>
        </w:rPr>
        <w:t>)</w:t>
      </w:r>
      <w:r>
        <w:rPr>
          <w:rFonts w:ascii="Times New Roman" w:hAnsiTheme="minorEastAsia"/>
          <w:szCs w:val="24"/>
        </w:rPr>
        <w:t>必须具有在多个下行信道上同时接收下行数据的能力。下行信道绑定采用预置和动态两种方式进行配置管理。预置绑定组是在相同的</w:t>
      </w:r>
      <w:r>
        <w:rPr>
          <w:rFonts w:ascii="Times New Roman" w:hAnsi="Times New Roman"/>
          <w:szCs w:val="24"/>
        </w:rPr>
        <w:t>MAC</w:t>
      </w:r>
      <w:r>
        <w:rPr>
          <w:rFonts w:ascii="Times New Roman" w:hAnsiTheme="minorEastAsia"/>
          <w:szCs w:val="24"/>
        </w:rPr>
        <w:t>域上进行下行</w:t>
      </w:r>
      <w:r>
        <w:rPr>
          <w:rFonts w:ascii="Times New Roman" w:hAnsi="Times New Roman"/>
          <w:szCs w:val="24"/>
        </w:rPr>
        <w:t>(</w:t>
      </w:r>
      <w:r>
        <w:rPr>
          <w:rFonts w:ascii="Times New Roman" w:hAnsiTheme="minorEastAsia"/>
          <w:szCs w:val="24"/>
        </w:rPr>
        <w:t>或上行</w:t>
      </w:r>
      <w:r>
        <w:rPr>
          <w:rFonts w:ascii="Times New Roman" w:hAnsi="Times New Roman"/>
          <w:szCs w:val="24"/>
        </w:rPr>
        <w:t>)</w:t>
      </w:r>
      <w:r>
        <w:rPr>
          <w:rFonts w:ascii="Times New Roman" w:hAnsiTheme="minorEastAsia"/>
          <w:szCs w:val="24"/>
        </w:rPr>
        <w:t>信道的配置设定。使它们能到达至少一个公共光节点。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200"/>
        <w:jc w:val="both"/>
        <w:textAlignment w:val="auto"/>
        <w:outlineLvl w:val="9"/>
        <w:rPr>
          <w:rFonts w:ascii="Times New Roman" w:hAnsiTheme="minorEastAsia"/>
          <w:szCs w:val="24"/>
        </w:rPr>
      </w:pPr>
      <w:r>
        <w:rPr>
          <w:rFonts w:ascii="Times New Roman" w:hAnsiTheme="minorEastAsia"/>
          <w:szCs w:val="24"/>
        </w:rPr>
        <w:t>由于考虑到每个</w:t>
      </w:r>
      <w:r>
        <w:rPr>
          <w:rFonts w:ascii="Times New Roman" w:hAnsi="Times New Roman"/>
          <w:szCs w:val="24"/>
        </w:rPr>
        <w:t>CM</w:t>
      </w:r>
      <w:r>
        <w:rPr>
          <w:rFonts w:ascii="Times New Roman" w:hAnsiTheme="minorEastAsia"/>
          <w:szCs w:val="24"/>
        </w:rPr>
        <w:t>都必须能到达所有绑定的信道，</w:t>
      </w:r>
      <w:r>
        <w:rPr>
          <w:rFonts w:hint="eastAsia" w:asciiTheme="minorEastAsia" w:hAnsiTheme="minorEastAsia" w:eastAsiaTheme="minorEastAsia" w:cstheme="minorEastAsia"/>
          <w:szCs w:val="24"/>
        </w:rPr>
        <w:t>CMTS应限制预置绑定组的配置，以使所有绑定信道能到达至少一个公共的光节点。由此引入了一种动态配置的机制</w:t>
      </w:r>
      <w:r>
        <w:rPr>
          <w:rFonts w:hint="eastAsia" w:asciiTheme="minorEastAsia" w:hAnsiTheme="minorEastAsia" w:eastAsiaTheme="minorEastAsia" w:cstheme="minorEastAsia"/>
          <w:szCs w:val="24"/>
          <w:lang w:eastAsia="zh-CN"/>
        </w:rPr>
        <w:t>，</w:t>
      </w:r>
      <w:r>
        <w:rPr>
          <w:rFonts w:hint="eastAsia" w:asciiTheme="minorEastAsia" w:hAnsiTheme="minorEastAsia" w:eastAsiaTheme="minorEastAsia" w:cstheme="minorEastAsia"/>
          <w:szCs w:val="24"/>
        </w:rPr>
        <w:t>即除了预置方式外，CMTS还可以动态建立下行(或上行)信道绑定组。例如</w:t>
      </w:r>
      <w:r>
        <w:rPr>
          <w:rFonts w:hint="eastAsia" w:asciiTheme="minorEastAsia" w:hAnsiTheme="minorEastAsia" w:eastAsiaTheme="minorEastAsia" w:cstheme="minorEastAsia"/>
          <w:szCs w:val="24"/>
          <w:lang w:eastAsia="zh-CN"/>
        </w:rPr>
        <w:t>，</w:t>
      </w:r>
      <w:r>
        <w:rPr>
          <w:rFonts w:hint="eastAsia" w:asciiTheme="minorEastAsia" w:hAnsiTheme="minorEastAsia" w:eastAsiaTheme="minorEastAsia" w:cstheme="minorEastAsia"/>
          <w:szCs w:val="24"/>
        </w:rPr>
        <w:t>下行信道绑定时，每个信道可设定为 6MHz 或 8MHz带宽的MPEC传送信道，CMTS在设定的信道上动态分配下行数据</w:t>
      </w:r>
      <w:r>
        <w:rPr>
          <w:rFonts w:hint="eastAsia" w:asciiTheme="minorEastAsia" w:hAnsiTheme="minorEastAsia" w:eastAsiaTheme="minorEastAsia" w:cstheme="minorEastAsia"/>
          <w:szCs w:val="24"/>
          <w:lang w:eastAsia="zh-CN"/>
        </w:rPr>
        <w:t>，</w:t>
      </w:r>
      <w:r>
        <w:rPr>
          <w:rFonts w:hint="eastAsia" w:asciiTheme="minorEastAsia" w:hAnsiTheme="minorEastAsia" w:eastAsiaTheme="minorEastAsia" w:cstheme="minorEastAsia"/>
          <w:szCs w:val="24"/>
        </w:rPr>
        <w:t>CM则调谐到多个设定信道上接收数据；由于数据包是排序发送和接收的，不致出现因信道之间有等待时丢失数据</w:t>
      </w:r>
      <w:r>
        <w:rPr>
          <w:rFonts w:hint="eastAsia" w:asciiTheme="minorEastAsia" w:hAnsiTheme="minorEastAsia" w:eastAsiaTheme="minorEastAsia" w:cstheme="minorEastAsia"/>
          <w:szCs w:val="24"/>
          <w:lang w:eastAsia="zh-CN"/>
        </w:rPr>
        <w:t>，</w:t>
      </w:r>
      <w:r>
        <w:rPr>
          <w:rFonts w:hint="eastAsia" w:asciiTheme="minorEastAsia" w:hAnsiTheme="minorEastAsia" w:eastAsiaTheme="minorEastAsia" w:cstheme="minorEastAsia"/>
          <w:szCs w:val="24"/>
        </w:rPr>
        <w:t>CM完全可以在将数据转发到CPE之前</w:t>
      </w:r>
      <w:r>
        <w:rPr>
          <w:rFonts w:hint="eastAsia" w:asciiTheme="minorEastAsia" w:hAnsiTheme="minorEastAsia" w:eastAsiaTheme="minorEastAsia" w:cstheme="minorEastAsia"/>
          <w:szCs w:val="24"/>
          <w:lang w:eastAsia="zh-CN"/>
        </w:rPr>
        <w:t>，</w:t>
      </w:r>
      <w:r>
        <w:rPr>
          <w:rFonts w:hint="eastAsia" w:asciiTheme="minorEastAsia" w:hAnsiTheme="minorEastAsia" w:eastAsiaTheme="minorEastAsia" w:cstheme="minorEastAsia"/>
          <w:szCs w:val="24"/>
        </w:rPr>
        <w:t>按序恢复下行的原始数据包。上行信道绑定是指将同一业务流跨接到多个上行信道上同时发送的传送机制。在 DOCSIS3．0规范中也同样定义了上行绑定组(UBG)，亦可由2个或更多个上行信道组成；其配置管理方式亦与下行绑定类同。但由于相关于下行的上行突发传输的MAC层内部差异，其绑定机制的建立与下行仍有不同。例如，上行信道的绑定不仅使每个CM能增加有效的上行速率，也必须使CM的上行授权请求的处理上得以加强；这就要求CM与CMTS都必须支持上行和下行信道的绑定机制。DOCSIS3．0的上行信道的请求／应答机制是对之前技术的发展延伸。在这之前，CM端请求发送独立的包或者一组数据包需要在请求和应答之间有一个紧密耦合。DOCSIS3．0引进了一种数据包的流协议(Continuous Concatenation and Fragmentation)，使得CM仅需要一个松耦合就可达到目的，并且CM具有了同时发送多个请求的能力。</w:t>
      </w:r>
    </w:p>
    <w:p>
      <w:pPr>
        <w:adjustRightInd w:val="0"/>
        <w:snapToGrid w:val="0"/>
        <w:spacing w:line="360" w:lineRule="auto"/>
        <w:ind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CM可以在和与服务流有关的任一信道发送带宽请求，CMTS可以通过每个相应信道的组合结果来同意该请求。每一台CM 在使用前都需在前端登记</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在TFTP 服务器上形成一个配置文件。一个配置文件对一台CM，其中含有设备的硬件地址用于识别不同的设备。 CM加电工作后</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首先自动搜索前端 CMTS 的下行频率，找到下行频率后，从下行数据中确定上行通道，与前端 CMTS 建立连接，并交换信息。其中</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包括上行电平数值、动态主机配置协议（DHCP）和小文件传送协议（TFTP）服务器IP地址等。在CMTS 和CM间的通道建立后，可以使用 SNMP（简单网络管理协议）进行网络管理。</w:t>
      </w:r>
      <w:bookmarkStart w:id="13" w:name="_Toc32064"/>
    </w:p>
    <w:p>
      <w:pPr>
        <w:pStyle w:val="2"/>
      </w:pPr>
      <w:r>
        <w:rPr>
          <w:rFonts w:hint="eastAsia"/>
        </w:rPr>
        <w:t>3 CMTS设备路由功能测试</w:t>
      </w:r>
      <w:bookmarkEnd w:id="13"/>
    </w:p>
    <w:p>
      <w:pPr>
        <w:pStyle w:val="3"/>
        <w:spacing w:line="360" w:lineRule="auto"/>
      </w:pPr>
      <w:bookmarkStart w:id="14" w:name="_Toc14550"/>
      <w:r>
        <w:rPr>
          <w:rFonts w:hint="eastAsia"/>
        </w:rPr>
        <w:t>3.1 CMTS设备</w:t>
      </w:r>
      <w:bookmarkEnd w:id="14"/>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shd w:val="clear" w:color="auto" w:fill="FFFFFF"/>
        </w:rPr>
      </w:pPr>
      <w:r>
        <w:rPr>
          <w:rFonts w:hint="eastAsia" w:asciiTheme="minorEastAsia" w:hAnsiTheme="minorEastAsia" w:eastAsiaTheme="minorEastAsia" w:cstheme="minorEastAsia"/>
          <w:color w:val="auto"/>
          <w:sz w:val="24"/>
          <w:szCs w:val="24"/>
          <w:shd w:val="clear" w:color="auto" w:fill="FFFFFF"/>
        </w:rPr>
        <w:t>CMTS(Cable Modem Terminal Systems)，即线缆调制解调器终端系统，CMTS是管理控制Cable Modem的设备，是一个位于有线电视网前端的设备，允许有线电视运营商向家庭计算机提供高速Internet接入。CMTS通过有线电视网发送和接收数字线缆调制解调器信号</w:t>
      </w:r>
      <w:r>
        <w:rPr>
          <w:rFonts w:hint="eastAsia" w:asciiTheme="minorEastAsia" w:hAnsiTheme="minorEastAsia" w:eastAsiaTheme="minorEastAsia" w:cstheme="minorEastAsia"/>
          <w:color w:val="auto"/>
          <w:sz w:val="24"/>
          <w:szCs w:val="24"/>
          <w:shd w:val="clear" w:color="auto" w:fill="FFFFFF"/>
          <w:lang w:val="en-US" w:eastAsia="zh-CN"/>
        </w:rPr>
        <w:t>(杨丰,2003)</w:t>
      </w:r>
      <w:r>
        <w:rPr>
          <w:rFonts w:hint="eastAsia" w:asciiTheme="minorEastAsia" w:hAnsiTheme="minorEastAsia" w:eastAsiaTheme="minorEastAsia" w:cstheme="minorEastAsia"/>
          <w:color w:val="auto"/>
          <w:sz w:val="24"/>
          <w:szCs w:val="24"/>
          <w:shd w:val="clear" w:color="auto" w:fill="FFFFFF"/>
        </w:rPr>
        <w:t>。它接收从用户的线缆调制解调器发来的信号，将信号转换成IP包，然后将信号按一定路由发送给ISP，连接Internet。CMTS还能将信号下行发送到用户的线缆调制解调器。线缆调制解调器之间不能互相直接通信，必须通过CMTS才能沟通。有线电视台通过线缆调制解调器终端系统（CMTS）向订户提供全方位的电视会议、IP语音电话及其他宽带服务。除了连通性，这些产品也提供其他多种功能，包括协议数据单元路由、交换、协议转换及流量管理，其典型特征包括流量鉴定、分类、过滤及服务质量支持。</w:t>
      </w:r>
      <w:r>
        <w:rPr>
          <w:rFonts w:hint="eastAsia" w:asciiTheme="minorEastAsia" w:hAnsiTheme="minorEastAsia" w:eastAsiaTheme="minorEastAsia" w:cstheme="minorEastAsia"/>
          <w:color w:val="auto"/>
          <w:sz w:val="24"/>
          <w:szCs w:val="24"/>
          <w:shd w:val="clear" w:color="auto" w:fill="FFFFFF"/>
          <w:lang w:eastAsia="zh-CN"/>
        </w:rPr>
        <w:t>如图</w:t>
      </w:r>
      <w:r>
        <w:rPr>
          <w:rFonts w:hint="eastAsia" w:asciiTheme="minorEastAsia" w:hAnsiTheme="minorEastAsia" w:eastAsiaTheme="minorEastAsia" w:cstheme="minorEastAsia"/>
          <w:color w:val="auto"/>
          <w:sz w:val="24"/>
          <w:szCs w:val="24"/>
          <w:shd w:val="clear" w:color="auto" w:fill="FFFFFF"/>
          <w:lang w:val="en-US" w:eastAsia="zh-CN"/>
        </w:rPr>
        <w:t>2和图3分别是CMTS的射频侧和网络侧接口的示意图。</w:t>
      </w:r>
    </w:p>
    <w:p>
      <w:pPr>
        <w:adjustRightInd w:val="0"/>
        <w:snapToGrid w:val="0"/>
        <w:spacing w:line="360" w:lineRule="auto"/>
        <w:jc w:val="center"/>
        <w:rPr>
          <w:rFonts w:ascii="Times New Roman" w:hAnsi="Times New Roman"/>
          <w:color w:val="333333"/>
          <w:szCs w:val="24"/>
          <w:shd w:val="clear" w:color="auto" w:fill="FFFFFF"/>
        </w:rPr>
      </w:pPr>
      <w:r>
        <w:rPr>
          <w:rFonts w:ascii="Times New Roman" w:hAnsi="Times New Roman"/>
          <w:szCs w:val="24"/>
        </w:rPr>
        <w:drawing>
          <wp:inline distT="0" distB="0" distL="0" distR="0">
            <wp:extent cx="2409825" cy="2730500"/>
            <wp:effectExtent l="0" t="0" r="9525" b="12700"/>
            <wp:docPr id="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0"/>
                    <pic:cNvPicPr>
                      <a:picLocks noChangeAspect="1" noChangeArrowheads="1"/>
                    </pic:cNvPicPr>
                  </pic:nvPicPr>
                  <pic:blipFill>
                    <a:blip r:embed="rId17" cstate="print"/>
                    <a:srcRect t="16353" r="5172" b="9112"/>
                    <a:stretch>
                      <a:fillRect/>
                    </a:stretch>
                  </pic:blipFill>
                  <pic:spPr>
                    <a:xfrm>
                      <a:off x="0" y="0"/>
                      <a:ext cx="2409825" cy="2730500"/>
                    </a:xfrm>
                    <a:prstGeom prst="rect">
                      <a:avLst/>
                    </a:prstGeom>
                    <a:noFill/>
                    <a:ln>
                      <a:noFill/>
                    </a:ln>
                  </pic:spPr>
                </pic:pic>
              </a:graphicData>
            </a:graphic>
          </wp:inline>
        </w:drawing>
      </w:r>
      <w:r>
        <w:rPr>
          <w:rFonts w:hint="eastAsia" w:ascii="Times New Roman" w:hAnsi="Times New Roman"/>
          <w:color w:val="333333"/>
          <w:szCs w:val="24"/>
          <w:shd w:val="clear" w:color="auto" w:fill="FFFFFF"/>
        </w:rPr>
        <w:t xml:space="preserve">    </w:t>
      </w:r>
      <w:r>
        <w:rPr>
          <w:rFonts w:ascii="Times New Roman" w:hAnsi="Times New Roman"/>
          <w:szCs w:val="24"/>
        </w:rPr>
        <w:drawing>
          <wp:inline distT="0" distB="0" distL="0" distR="0">
            <wp:extent cx="2407920" cy="2745740"/>
            <wp:effectExtent l="0" t="0" r="11430" b="16510"/>
            <wp:docPr id="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1"/>
                    <pic:cNvPicPr>
                      <a:picLocks noChangeAspect="1" noChangeArrowheads="1"/>
                    </pic:cNvPicPr>
                  </pic:nvPicPr>
                  <pic:blipFill>
                    <a:blip r:embed="rId18" cstate="print"/>
                    <a:srcRect l="5569" t="2890" r="25613" b="20527"/>
                    <a:stretch>
                      <a:fillRect/>
                    </a:stretch>
                  </pic:blipFill>
                  <pic:spPr>
                    <a:xfrm>
                      <a:off x="0" y="0"/>
                      <a:ext cx="2408400" cy="2745740"/>
                    </a:xfrm>
                    <a:prstGeom prst="rect">
                      <a:avLst/>
                    </a:prstGeom>
                    <a:noFill/>
                    <a:ln>
                      <a:noFill/>
                    </a:ln>
                  </pic:spPr>
                </pic:pic>
              </a:graphicData>
            </a:graphic>
          </wp:inline>
        </w:drawing>
      </w:r>
    </w:p>
    <w:p>
      <w:pPr>
        <w:adjustRightInd w:val="0"/>
        <w:snapToGrid w:val="0"/>
        <w:spacing w:line="360" w:lineRule="auto"/>
        <w:jc w:val="center"/>
        <w:rPr>
          <w:rFonts w:ascii="Times New Roman" w:hAnsiTheme="minorEastAsia"/>
          <w:color w:val="333333"/>
          <w:szCs w:val="24"/>
          <w:shd w:val="clear" w:color="auto" w:fill="FFFFFF"/>
        </w:rPr>
      </w:pPr>
      <w:r>
        <w:rPr>
          <w:rFonts w:ascii="Times New Roman" w:hAnsiTheme="minorEastAsia"/>
          <w:color w:val="333333"/>
          <w:szCs w:val="24"/>
          <w:shd w:val="clear" w:color="auto" w:fill="FFFFFF"/>
        </w:rPr>
        <w:t>图</w:t>
      </w:r>
      <w:r>
        <w:rPr>
          <w:rFonts w:hint="eastAsia" w:ascii="Times New Roman" w:hAnsiTheme="minorEastAsia"/>
          <w:color w:val="333333"/>
          <w:szCs w:val="24"/>
          <w:shd w:val="clear" w:color="auto" w:fill="FFFFFF"/>
          <w:lang w:val="en-US" w:eastAsia="zh-CN"/>
        </w:rPr>
        <w:t>2</w:t>
      </w:r>
      <w:r>
        <w:rPr>
          <w:rFonts w:ascii="Times New Roman" w:hAnsiTheme="minorEastAsia"/>
          <w:color w:val="333333"/>
          <w:szCs w:val="24"/>
          <w:shd w:val="clear" w:color="auto" w:fill="FFFFFF"/>
        </w:rPr>
        <w:t>射频侧接口</w:t>
      </w:r>
      <w:r>
        <w:rPr>
          <w:rFonts w:ascii="Times New Roman" w:hAnsi="Times New Roman"/>
          <w:color w:val="333333"/>
          <w:szCs w:val="24"/>
          <w:shd w:val="clear" w:color="auto" w:fill="FFFFFF"/>
        </w:rPr>
        <w:t xml:space="preserve">                    </w:t>
      </w:r>
      <w:r>
        <w:rPr>
          <w:rFonts w:ascii="Times New Roman" w:hAnsiTheme="minorEastAsia"/>
          <w:color w:val="333333"/>
          <w:szCs w:val="24"/>
          <w:shd w:val="clear" w:color="auto" w:fill="FFFFFF"/>
        </w:rPr>
        <w:t>图</w:t>
      </w:r>
      <w:r>
        <w:rPr>
          <w:rFonts w:hint="eastAsia" w:ascii="Times New Roman" w:hAnsi="Times New Roman"/>
          <w:color w:val="333333"/>
          <w:szCs w:val="24"/>
          <w:shd w:val="clear" w:color="auto" w:fill="FFFFFF"/>
        </w:rPr>
        <w:t>3</w:t>
      </w:r>
      <w:r>
        <w:rPr>
          <w:rFonts w:ascii="Times New Roman" w:hAnsi="Times New Roman"/>
          <w:color w:val="333333"/>
          <w:szCs w:val="24"/>
          <w:shd w:val="clear" w:color="auto" w:fill="FFFFFF"/>
        </w:rPr>
        <w:t xml:space="preserve"> </w:t>
      </w:r>
      <w:r>
        <w:rPr>
          <w:rFonts w:ascii="Times New Roman" w:hAnsiTheme="minorEastAsia"/>
          <w:color w:val="333333"/>
          <w:szCs w:val="24"/>
          <w:shd w:val="clear" w:color="auto" w:fill="FFFFFF"/>
        </w:rPr>
        <w:t>网络侧接口</w:t>
      </w:r>
    </w:p>
    <w:p>
      <w:pPr>
        <w:adjustRightInd w:val="0"/>
        <w:snapToGrid w:val="0"/>
        <w:spacing w:line="360" w:lineRule="auto"/>
        <w:jc w:val="center"/>
        <w:rPr>
          <w:rFonts w:ascii="Times New Roman" w:hAnsiTheme="minorEastAsia"/>
          <w:color w:val="333333"/>
          <w:szCs w:val="24"/>
          <w:shd w:val="clear" w:color="auto" w:fill="FFFFFF"/>
        </w:rPr>
      </w:pPr>
    </w:p>
    <w:p>
      <w:pPr>
        <w:pStyle w:val="3"/>
      </w:pPr>
      <w:bookmarkStart w:id="15" w:name="_Toc16922"/>
      <w:r>
        <w:rPr>
          <w:rFonts w:hint="eastAsia"/>
        </w:rPr>
        <w:t>3.2 CMTS设备上线路由配置与测试</w:t>
      </w:r>
      <w:bookmarkEnd w:id="1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200"/>
        <w:jc w:val="both"/>
        <w:textAlignment w:val="auto"/>
        <w:outlineLvl w:val="9"/>
        <w:rPr>
          <w:rFonts w:ascii="Times New Roman" w:hAnsi="Times New Roman"/>
          <w:szCs w:val="24"/>
        </w:rPr>
      </w:pPr>
      <w:r>
        <w:rPr>
          <w:rFonts w:ascii="Times New Roman" w:hAnsi="Times New Roman"/>
          <w:szCs w:val="24"/>
        </w:rPr>
        <w:t xml:space="preserve">CMTS </w:t>
      </w:r>
      <w:r>
        <w:rPr>
          <w:rFonts w:ascii="Times New Roman" w:hAnsiTheme="minorEastAsia"/>
          <w:szCs w:val="24"/>
        </w:rPr>
        <w:t>的</w:t>
      </w:r>
      <w:r>
        <w:rPr>
          <w:rFonts w:hint="eastAsia" w:ascii="Times New Roman" w:hAnsiTheme="minorEastAsia"/>
          <w:szCs w:val="24"/>
        </w:rPr>
        <w:t>路由</w:t>
      </w:r>
      <w:r>
        <w:rPr>
          <w:rFonts w:ascii="Times New Roman" w:hAnsiTheme="minorEastAsia"/>
          <w:szCs w:val="24"/>
        </w:rPr>
        <w:t>配置内容主要有：下行频率、下行调制方式、下行电平等。</w:t>
      </w:r>
      <w:r>
        <w:rPr>
          <w:rFonts w:ascii="Times New Roman" w:hAnsi="Times New Roman"/>
          <w:szCs w:val="24"/>
        </w:rPr>
        <w:t xml:space="preserve"> </w:t>
      </w:r>
      <w:r>
        <w:rPr>
          <w:rFonts w:ascii="Times New Roman" w:hAnsiTheme="minorEastAsia"/>
          <w:szCs w:val="24"/>
        </w:rPr>
        <w:t>下行频率在指定的频率范围内可以任意设定，但为了不干扰其他频道的信号，应参照有线电视的频道划分表选定在规定的频点上。调制方式的选择需考虑信道的传输质量。目前一般</w:t>
      </w:r>
      <w:r>
        <w:rPr>
          <w:rFonts w:ascii="Times New Roman" w:hAnsi="Times New Roman"/>
          <w:szCs w:val="24"/>
        </w:rPr>
        <w:t xml:space="preserve"> CMTS </w:t>
      </w:r>
      <w:r>
        <w:rPr>
          <w:rFonts w:ascii="Times New Roman" w:hAnsiTheme="minorEastAsia"/>
          <w:szCs w:val="24"/>
        </w:rPr>
        <w:t>的下行调制方式为</w:t>
      </w:r>
      <w:r>
        <w:rPr>
          <w:rFonts w:ascii="Times New Roman" w:hAnsi="Times New Roman"/>
          <w:szCs w:val="24"/>
        </w:rPr>
        <w:t xml:space="preserve">64QAM </w:t>
      </w:r>
      <w:r>
        <w:rPr>
          <w:rFonts w:ascii="Times New Roman" w:hAnsiTheme="minorEastAsia"/>
          <w:szCs w:val="24"/>
        </w:rPr>
        <w:t>调制；下行输出电平为</w:t>
      </w:r>
      <w:r>
        <w:rPr>
          <w:rFonts w:ascii="Times New Roman" w:hAnsi="Times New Roman"/>
          <w:szCs w:val="24"/>
        </w:rPr>
        <w:t>50</w:t>
      </w:r>
      <w:r>
        <w:rPr>
          <w:rFonts w:ascii="Times New Roman" w:hAnsiTheme="minorEastAsia"/>
          <w:szCs w:val="24"/>
        </w:rPr>
        <w:t>～</w:t>
      </w:r>
      <w:r>
        <w:rPr>
          <w:rFonts w:ascii="Times New Roman" w:hAnsi="Times New Roman"/>
          <w:szCs w:val="24"/>
        </w:rPr>
        <w:t xml:space="preserve"> 61dBmV</w:t>
      </w:r>
      <w:r>
        <w:rPr>
          <w:rFonts w:ascii="Times New Roman" w:hAnsiTheme="minorEastAsia"/>
          <w:szCs w:val="24"/>
        </w:rPr>
        <w:t>，上行接收端口的输入电平为－</w:t>
      </w:r>
      <w:r>
        <w:rPr>
          <w:rFonts w:ascii="Times New Roman" w:hAnsi="Times New Roman"/>
          <w:szCs w:val="24"/>
        </w:rPr>
        <w:t>16</w:t>
      </w:r>
      <w:r>
        <w:rPr>
          <w:rFonts w:ascii="Times New Roman" w:hAnsiTheme="minorEastAsia"/>
          <w:szCs w:val="24"/>
        </w:rPr>
        <w:t>～</w:t>
      </w:r>
      <w:r>
        <w:rPr>
          <w:rFonts w:ascii="Times New Roman" w:hAnsi="Times New Roman"/>
          <w:szCs w:val="24"/>
        </w:rPr>
        <w:t>26dBmV</w:t>
      </w:r>
      <w:r>
        <w:rPr>
          <w:rFonts w:ascii="Times New Roman" w:hAnsiTheme="minorEastAsia"/>
          <w:szCs w:val="24"/>
        </w:rPr>
        <w:t>（当前使用的</w:t>
      </w:r>
      <w:r>
        <w:rPr>
          <w:rFonts w:ascii="Times New Roman" w:hAnsi="Times New Roman"/>
          <w:szCs w:val="24"/>
        </w:rPr>
        <w:t>CMTS</w:t>
      </w:r>
      <w:r>
        <w:rPr>
          <w:rFonts w:ascii="Times New Roman" w:hAnsiTheme="minorEastAsia"/>
          <w:szCs w:val="24"/>
        </w:rPr>
        <w:t>一般上行端口钳位电平为</w:t>
      </w:r>
      <w:r>
        <w:rPr>
          <w:rFonts w:ascii="Times New Roman" w:hAnsi="Times New Roman"/>
          <w:szCs w:val="24"/>
        </w:rPr>
        <w:t xml:space="preserve"> 0dBmV</w:t>
      </w:r>
      <w:r>
        <w:rPr>
          <w:rFonts w:ascii="Times New Roman" w:hAnsiTheme="minorEastAsia"/>
          <w:szCs w:val="24"/>
        </w:rPr>
        <w:t>，当</w:t>
      </w:r>
      <w:r>
        <w:rPr>
          <w:rFonts w:ascii="Times New Roman" w:hAnsi="Times New Roman"/>
          <w:szCs w:val="24"/>
        </w:rPr>
        <w:t xml:space="preserve"> CMTS </w:t>
      </w:r>
      <w:r>
        <w:rPr>
          <w:rFonts w:ascii="Times New Roman" w:hAnsiTheme="minorEastAsia"/>
          <w:szCs w:val="24"/>
        </w:rPr>
        <w:t>与</w:t>
      </w:r>
      <w:r>
        <w:rPr>
          <w:rFonts w:ascii="Times New Roman" w:hAnsi="Times New Roman"/>
          <w:szCs w:val="24"/>
        </w:rPr>
        <w:t xml:space="preserve"> CM </w:t>
      </w:r>
      <w:r>
        <w:rPr>
          <w:rFonts w:ascii="Times New Roman" w:hAnsiTheme="minorEastAsia"/>
          <w:szCs w:val="24"/>
        </w:rPr>
        <w:t>之间的线路由于某种原因衰减发生变化时，</w:t>
      </w:r>
      <w:r>
        <w:rPr>
          <w:rFonts w:ascii="Times New Roman" w:hAnsi="Times New Roman"/>
          <w:szCs w:val="24"/>
        </w:rPr>
        <w:t xml:space="preserve">CMTS </w:t>
      </w:r>
      <w:r>
        <w:rPr>
          <w:rFonts w:ascii="Times New Roman" w:hAnsiTheme="minorEastAsia"/>
          <w:szCs w:val="24"/>
        </w:rPr>
        <w:t>通过下行信号发出指令来调整</w:t>
      </w:r>
      <w:r>
        <w:rPr>
          <w:rFonts w:ascii="Times New Roman" w:hAnsi="Times New Roman"/>
          <w:szCs w:val="24"/>
        </w:rPr>
        <w:t xml:space="preserve"> CM </w:t>
      </w:r>
      <w:r>
        <w:rPr>
          <w:rFonts w:ascii="Times New Roman" w:hAnsiTheme="minorEastAsia"/>
          <w:szCs w:val="24"/>
        </w:rPr>
        <w:t>的上行发射电平以保证到达</w:t>
      </w:r>
      <w:r>
        <w:rPr>
          <w:rFonts w:ascii="Times New Roman" w:hAnsi="Times New Roman"/>
          <w:szCs w:val="24"/>
        </w:rPr>
        <w:t>CMTS</w:t>
      </w:r>
      <w:r>
        <w:rPr>
          <w:rFonts w:ascii="Times New Roman" w:hAnsiTheme="minorEastAsia"/>
          <w:szCs w:val="24"/>
        </w:rPr>
        <w:t>上行端口的输入电平为</w:t>
      </w:r>
      <w:r>
        <w:rPr>
          <w:rFonts w:ascii="Times New Roman" w:hAnsi="Times New Roman"/>
          <w:szCs w:val="24"/>
        </w:rPr>
        <w:t xml:space="preserve"> 0dBmV</w:t>
      </w:r>
      <w:r>
        <w:rPr>
          <w:rFonts w:hint="eastAsia" w:ascii="Times New Roman" w:hAnsi="Times New Roman"/>
          <w:szCs w:val="24"/>
          <w:lang w:eastAsia="zh-CN"/>
        </w:rPr>
        <w:t>）。</w:t>
      </w:r>
      <w:r>
        <w:rPr>
          <w:rFonts w:ascii="Times New Roman" w:hAnsiTheme="minorEastAsia"/>
          <w:szCs w:val="24"/>
        </w:rPr>
        <w:t>在</w:t>
      </w:r>
      <w:r>
        <w:rPr>
          <w:rFonts w:ascii="Times New Roman" w:hAnsi="Times New Roman"/>
          <w:szCs w:val="24"/>
        </w:rPr>
        <w:t xml:space="preserve">CMTS </w:t>
      </w:r>
      <w:r>
        <w:rPr>
          <w:rFonts w:ascii="Times New Roman" w:hAnsiTheme="minorEastAsia"/>
          <w:szCs w:val="24"/>
        </w:rPr>
        <w:t>设备中</w:t>
      </w:r>
      <w:r>
        <w:rPr>
          <w:rFonts w:hint="eastAsia" w:ascii="Times New Roman" w:hAnsiTheme="minorEastAsia"/>
          <w:szCs w:val="24"/>
          <w:lang w:eastAsia="zh-CN"/>
        </w:rPr>
        <w:t>，</w:t>
      </w:r>
      <w:r>
        <w:rPr>
          <w:rFonts w:ascii="Times New Roman" w:hAnsiTheme="minorEastAsia"/>
          <w:szCs w:val="24"/>
        </w:rPr>
        <w:t>为了避免回传突发噪声的干扰，一个下行通道一般对应有多个不同频率的上行通道，</w:t>
      </w:r>
      <w:r>
        <w:rPr>
          <w:rFonts w:ascii="Times New Roman" w:hAnsi="Times New Roman"/>
          <w:szCs w:val="24"/>
        </w:rPr>
        <w:t xml:space="preserve">CMTS </w:t>
      </w:r>
      <w:r>
        <w:rPr>
          <w:rFonts w:ascii="Times New Roman" w:hAnsiTheme="minorEastAsia"/>
          <w:szCs w:val="24"/>
        </w:rPr>
        <w:t>根据信道的噪声状况自动跳频到干扰小的通道。</w:t>
      </w:r>
      <w:r>
        <w:rPr>
          <w:rFonts w:ascii="Times New Roman" w:hAnsi="Times New Roman"/>
          <w:szCs w:val="24"/>
        </w:rPr>
        <w:t xml:space="preserve"> DOCSIS </w:t>
      </w:r>
      <w:r>
        <w:rPr>
          <w:rFonts w:ascii="Times New Roman" w:hAnsiTheme="minorEastAsia"/>
          <w:szCs w:val="24"/>
        </w:rPr>
        <w:t>系统中一个下行信道</w:t>
      </w:r>
      <w:r>
        <w:rPr>
          <w:rFonts w:ascii="Times New Roman" w:hAnsi="Times New Roman"/>
          <w:szCs w:val="24"/>
        </w:rPr>
        <w:t>8MHz</w:t>
      </w:r>
      <w:r>
        <w:rPr>
          <w:rFonts w:ascii="Times New Roman" w:hAnsiTheme="minorEastAsia"/>
          <w:szCs w:val="24"/>
        </w:rPr>
        <w:t>在</w:t>
      </w:r>
      <w:r>
        <w:rPr>
          <w:rFonts w:ascii="Times New Roman" w:hAnsi="Times New Roman"/>
          <w:szCs w:val="24"/>
        </w:rPr>
        <w:t xml:space="preserve"> 64QAM </w:t>
      </w:r>
      <w:r>
        <w:rPr>
          <w:rFonts w:ascii="Times New Roman" w:hAnsiTheme="minorEastAsia"/>
          <w:szCs w:val="24"/>
        </w:rPr>
        <w:t>调制下，最多支持</w:t>
      </w:r>
      <w:r>
        <w:rPr>
          <w:rFonts w:ascii="Times New Roman" w:hAnsi="Times New Roman"/>
          <w:szCs w:val="24"/>
        </w:rPr>
        <w:t xml:space="preserve"> 38Mb</w:t>
      </w:r>
      <w:r>
        <w:rPr>
          <w:rFonts w:ascii="Times New Roman" w:hAnsiTheme="minorEastAsia"/>
          <w:szCs w:val="24"/>
        </w:rPr>
        <w:t>／</w:t>
      </w:r>
      <w:r>
        <w:rPr>
          <w:rFonts w:ascii="Times New Roman" w:hAnsi="Times New Roman"/>
          <w:szCs w:val="24"/>
        </w:rPr>
        <w:t xml:space="preserve">s </w:t>
      </w:r>
      <w:r>
        <w:rPr>
          <w:rFonts w:ascii="Times New Roman" w:hAnsiTheme="minorEastAsia"/>
          <w:szCs w:val="24"/>
        </w:rPr>
        <w:t>的有用数据流。这些数据流</w:t>
      </w:r>
      <w:r>
        <w:rPr>
          <w:rFonts w:ascii="Times New Roman" w:hAnsi="Times New Roman"/>
          <w:szCs w:val="24"/>
        </w:rPr>
        <w:t xml:space="preserve"> </w:t>
      </w:r>
      <w:r>
        <w:rPr>
          <w:rFonts w:ascii="Times New Roman" w:hAnsiTheme="minorEastAsia"/>
          <w:szCs w:val="24"/>
        </w:rPr>
        <w:t>是共享给许多用户的。</w:t>
      </w:r>
      <w:r>
        <w:rPr>
          <w:rFonts w:ascii="Times New Roman" w:hAnsi="Times New Roman"/>
          <w:szCs w:val="24"/>
        </w:rPr>
        <w:t xml:space="preserve"> </w:t>
      </w:r>
      <w:r>
        <w:rPr>
          <w:rFonts w:ascii="Times New Roman" w:hAnsiTheme="minorEastAsia"/>
          <w:szCs w:val="24"/>
        </w:rPr>
        <w:t>服务用户数越多，平均每个用户实际使用的速率越慢。一般一个下行通道服务不超过</w:t>
      </w:r>
      <w:r>
        <w:rPr>
          <w:rFonts w:ascii="Times New Roman" w:hAnsi="Times New Roman"/>
          <w:szCs w:val="24"/>
        </w:rPr>
        <w:t>2000</w:t>
      </w:r>
      <w:r>
        <w:rPr>
          <w:rFonts w:ascii="Times New Roman" w:hAnsiTheme="minorEastAsia"/>
          <w:szCs w:val="24"/>
        </w:rPr>
        <w:t>个用户（此为</w:t>
      </w:r>
      <w:r>
        <w:rPr>
          <w:rFonts w:ascii="Times New Roman" w:hAnsi="Times New Roman"/>
          <w:szCs w:val="24"/>
        </w:rPr>
        <w:t xml:space="preserve"> CMTS </w:t>
      </w:r>
      <w:r>
        <w:rPr>
          <w:rFonts w:ascii="Times New Roman" w:hAnsiTheme="minorEastAsia"/>
          <w:szCs w:val="24"/>
        </w:rPr>
        <w:t>所带的极限用户）。根据实际使用的情况，每台</w:t>
      </w:r>
      <w:r>
        <w:rPr>
          <w:rFonts w:ascii="Times New Roman" w:hAnsi="Times New Roman"/>
          <w:szCs w:val="24"/>
        </w:rPr>
        <w:t xml:space="preserve">CMTS </w:t>
      </w:r>
      <w:r>
        <w:rPr>
          <w:rFonts w:ascii="Times New Roman" w:hAnsiTheme="minorEastAsia"/>
          <w:szCs w:val="24"/>
        </w:rPr>
        <w:t>所带的用户以不超过</w:t>
      </w:r>
      <w:r>
        <w:rPr>
          <w:rFonts w:ascii="Times New Roman" w:hAnsi="Times New Roman"/>
          <w:szCs w:val="24"/>
        </w:rPr>
        <w:t>500</w:t>
      </w:r>
      <w:r>
        <w:rPr>
          <w:rFonts w:ascii="Times New Roman" w:hAnsiTheme="minorEastAsia"/>
          <w:szCs w:val="24"/>
        </w:rPr>
        <w:t>户为最佳。不同厂家的</w:t>
      </w:r>
      <w:r>
        <w:rPr>
          <w:rFonts w:ascii="Times New Roman" w:hAnsi="Times New Roman"/>
          <w:szCs w:val="24"/>
        </w:rPr>
        <w:t xml:space="preserve">CMTS </w:t>
      </w:r>
      <w:r>
        <w:rPr>
          <w:rFonts w:ascii="Times New Roman" w:hAnsiTheme="minorEastAsia"/>
          <w:szCs w:val="24"/>
        </w:rPr>
        <w:t>支持的下行信道数也不同，当接入用户数较多或传输数据量较大时，必须考虑使用多个下行信道。</w:t>
      </w:r>
      <w:r>
        <w:rPr>
          <w:rFonts w:ascii="Times New Roman" w:hAnsi="Times New Roman"/>
          <w:szCs w:val="24"/>
        </w:rPr>
        <w:t xml:space="preserve"> </w:t>
      </w:r>
      <w:r>
        <w:rPr>
          <w:rFonts w:ascii="Times New Roman" w:hAnsiTheme="minorEastAsia"/>
          <w:szCs w:val="24"/>
        </w:rPr>
        <w:t>此时，可将多台</w:t>
      </w:r>
      <w:r>
        <w:rPr>
          <w:rFonts w:ascii="Times New Roman" w:hAnsi="Times New Roman"/>
          <w:szCs w:val="24"/>
        </w:rPr>
        <w:t xml:space="preserve"> CMTS </w:t>
      </w:r>
      <w:r>
        <w:rPr>
          <w:rFonts w:ascii="Times New Roman" w:hAnsiTheme="minorEastAsia"/>
          <w:szCs w:val="24"/>
        </w:rPr>
        <w:t>设备连成网络，</w:t>
      </w:r>
      <w:r>
        <w:rPr>
          <w:rFonts w:ascii="Times New Roman" w:hAnsi="Times New Roman"/>
          <w:szCs w:val="24"/>
        </w:rPr>
        <w:t xml:space="preserve"> </w:t>
      </w:r>
      <w:r>
        <w:rPr>
          <w:rFonts w:ascii="Times New Roman" w:hAnsiTheme="minorEastAsia"/>
          <w:szCs w:val="24"/>
        </w:rPr>
        <w:t>在这个结构中一个</w:t>
      </w:r>
      <w:r>
        <w:rPr>
          <w:rFonts w:ascii="Times New Roman" w:hAnsi="Times New Roman"/>
          <w:szCs w:val="24"/>
        </w:rPr>
        <w:t xml:space="preserve">CMTS </w:t>
      </w:r>
      <w:r>
        <w:rPr>
          <w:rFonts w:ascii="Times New Roman" w:hAnsiTheme="minorEastAsia"/>
          <w:szCs w:val="24"/>
        </w:rPr>
        <w:t>对应一个</w:t>
      </w:r>
      <w:r>
        <w:rPr>
          <w:rFonts w:ascii="Times New Roman" w:hAnsi="Times New Roman"/>
          <w:szCs w:val="24"/>
        </w:rPr>
        <w:t xml:space="preserve">CM </w:t>
      </w:r>
      <w:r>
        <w:rPr>
          <w:rFonts w:ascii="Times New Roman" w:hAnsiTheme="minorEastAsia"/>
          <w:szCs w:val="24"/>
        </w:rPr>
        <w:t>用户群，采用一对光纤连接（即上、下行信号对应同一台</w:t>
      </w:r>
      <w:r>
        <w:rPr>
          <w:rFonts w:ascii="Times New Roman" w:hAnsi="Times New Roman"/>
          <w:szCs w:val="24"/>
        </w:rPr>
        <w:t>CMTS</w:t>
      </w:r>
      <w:r>
        <w:rPr>
          <w:rFonts w:ascii="Times New Roman" w:hAnsiTheme="minorEastAsia"/>
          <w:szCs w:val="24"/>
        </w:rPr>
        <w:t>）</w:t>
      </w:r>
      <w:r>
        <w:rPr>
          <w:rFonts w:hint="eastAsia" w:ascii="Times New Roman" w:hAnsiTheme="minorEastAsia"/>
          <w:szCs w:val="24"/>
          <w:lang w:eastAsia="zh-CN"/>
        </w:rPr>
        <w:t>，</w:t>
      </w:r>
      <w:r>
        <w:rPr>
          <w:rFonts w:ascii="Times New Roman" w:hAnsi="Times New Roman"/>
          <w:szCs w:val="24"/>
        </w:rPr>
        <w:t xml:space="preserve">CMTS </w:t>
      </w:r>
      <w:r>
        <w:rPr>
          <w:rFonts w:ascii="Times New Roman" w:hAnsiTheme="minorEastAsia"/>
          <w:szCs w:val="24"/>
        </w:rPr>
        <w:t>通过交换机实现与</w:t>
      </w:r>
      <w:r>
        <w:rPr>
          <w:rFonts w:ascii="Times New Roman" w:hAnsi="Times New Roman"/>
          <w:szCs w:val="24"/>
        </w:rPr>
        <w:t xml:space="preserve"> Internet </w:t>
      </w:r>
      <w:r>
        <w:rPr>
          <w:rFonts w:ascii="Times New Roman" w:hAnsiTheme="minorEastAsia"/>
          <w:szCs w:val="24"/>
        </w:rPr>
        <w:t>的连接。通常，各</w:t>
      </w:r>
      <w:r>
        <w:rPr>
          <w:rFonts w:ascii="Times New Roman" w:hAnsi="Times New Roman"/>
          <w:szCs w:val="24"/>
        </w:rPr>
        <w:t xml:space="preserve"> CMTS </w:t>
      </w:r>
      <w:r>
        <w:rPr>
          <w:rFonts w:ascii="Times New Roman" w:hAnsiTheme="minorEastAsia"/>
          <w:szCs w:val="24"/>
        </w:rPr>
        <w:t>使用不同的下行频率，可将多个</w:t>
      </w:r>
      <w:r>
        <w:rPr>
          <w:rFonts w:ascii="Times New Roman" w:hAnsi="Times New Roman"/>
          <w:szCs w:val="24"/>
        </w:rPr>
        <w:t xml:space="preserve"> CMTS </w:t>
      </w:r>
      <w:r>
        <w:rPr>
          <w:rFonts w:ascii="Times New Roman" w:hAnsiTheme="minorEastAsia"/>
          <w:szCs w:val="24"/>
        </w:rPr>
        <w:t>的下行输出与正常的有线电视和网管信号混合成一路信号，送入</w:t>
      </w:r>
      <w:r>
        <w:rPr>
          <w:rFonts w:ascii="Times New Roman" w:hAnsi="Times New Roman"/>
          <w:szCs w:val="24"/>
        </w:rPr>
        <w:t xml:space="preserve">HFC </w:t>
      </w:r>
      <w:r>
        <w:rPr>
          <w:rFonts w:ascii="Times New Roman" w:hAnsiTheme="minorEastAsia"/>
          <w:szCs w:val="24"/>
        </w:rPr>
        <w:t>网络中。有线电视网络的频率资源是十分宝贵的，所以在应用多台</w:t>
      </w:r>
      <w:r>
        <w:rPr>
          <w:rFonts w:ascii="Times New Roman" w:hAnsi="Times New Roman"/>
          <w:szCs w:val="24"/>
        </w:rPr>
        <w:t xml:space="preserve"> CMTS </w:t>
      </w:r>
      <w:r>
        <w:rPr>
          <w:rFonts w:ascii="Times New Roman" w:hAnsiTheme="minorEastAsia"/>
          <w:szCs w:val="24"/>
        </w:rPr>
        <w:t>时，建议应当首选相同的下行频率，</w:t>
      </w:r>
      <w:r>
        <w:rPr>
          <w:rFonts w:ascii="Times New Roman" w:hAnsi="Times New Roman"/>
          <w:szCs w:val="24"/>
        </w:rPr>
        <w:t xml:space="preserve"> </w:t>
      </w:r>
      <w:r>
        <w:rPr>
          <w:rFonts w:ascii="Times New Roman" w:hAnsiTheme="minorEastAsia"/>
          <w:szCs w:val="24"/>
        </w:rPr>
        <w:t>对多台</w:t>
      </w:r>
      <w:r>
        <w:rPr>
          <w:rFonts w:ascii="Times New Roman" w:hAnsi="Times New Roman"/>
          <w:szCs w:val="24"/>
        </w:rPr>
        <w:t xml:space="preserve">CMTS </w:t>
      </w:r>
      <w:r>
        <w:rPr>
          <w:rFonts w:ascii="Times New Roman" w:hAnsiTheme="minorEastAsia"/>
          <w:szCs w:val="24"/>
        </w:rPr>
        <w:t>的下行频率以空间分割的形式分别送入不同的光发射机。需要强调的是，每台</w:t>
      </w:r>
      <w:r>
        <w:rPr>
          <w:rFonts w:ascii="Times New Roman" w:hAnsi="Times New Roman"/>
          <w:szCs w:val="24"/>
        </w:rPr>
        <w:t xml:space="preserve">CMTS </w:t>
      </w:r>
      <w:r>
        <w:rPr>
          <w:rFonts w:ascii="Times New Roman" w:hAnsiTheme="minorEastAsia"/>
          <w:szCs w:val="24"/>
        </w:rPr>
        <w:t>的下行对应光站的上行信号也必须经反向光接收机、上行混合器等设备后进入同一个</w:t>
      </w:r>
      <w:r>
        <w:rPr>
          <w:rFonts w:ascii="Times New Roman" w:hAnsi="Times New Roman"/>
          <w:szCs w:val="24"/>
        </w:rPr>
        <w:t xml:space="preserve">CMTS </w:t>
      </w:r>
      <w:r>
        <w:rPr>
          <w:rFonts w:ascii="Times New Roman" w:hAnsiTheme="minorEastAsia"/>
          <w:szCs w:val="24"/>
        </w:rPr>
        <w:t>的上行端口。通过以上这种配置方式，可以用一个</w:t>
      </w:r>
      <w:r>
        <w:rPr>
          <w:rFonts w:ascii="Times New Roman" w:hAnsi="Times New Roman"/>
          <w:szCs w:val="24"/>
        </w:rPr>
        <w:t>8MHz</w:t>
      </w:r>
      <w:r>
        <w:rPr>
          <w:rFonts w:ascii="Times New Roman" w:hAnsiTheme="minorEastAsia"/>
          <w:szCs w:val="24"/>
        </w:rPr>
        <w:t>的带宽将多台</w:t>
      </w:r>
      <w:r>
        <w:rPr>
          <w:rFonts w:ascii="Times New Roman" w:hAnsi="Times New Roman"/>
          <w:szCs w:val="24"/>
        </w:rPr>
        <w:t xml:space="preserve">CMTS </w:t>
      </w:r>
      <w:r>
        <w:rPr>
          <w:rFonts w:ascii="Times New Roman" w:hAnsiTheme="minorEastAsia"/>
          <w:szCs w:val="24"/>
        </w:rPr>
        <w:t>的下行信号载波以相同的频率在同一网络中传输，大大节省了宝贵的频率资源。</w:t>
      </w:r>
    </w:p>
    <w:p>
      <w:pPr>
        <w:pStyle w:val="3"/>
        <w:spacing w:line="360" w:lineRule="auto"/>
      </w:pPr>
      <w:bookmarkStart w:id="16" w:name="_Toc7977"/>
      <w:r>
        <w:rPr>
          <w:rFonts w:hint="eastAsia"/>
        </w:rPr>
        <w:t>3.3 Cable Modem接入系统中CMTS端的路由配置及测试</w:t>
      </w:r>
      <w:bookmarkEnd w:id="16"/>
    </w:p>
    <w:p>
      <w:pPr>
        <w:pStyle w:val="4"/>
        <w:spacing w:line="360" w:lineRule="auto"/>
      </w:pPr>
      <w:bookmarkStart w:id="17" w:name="_Toc22167"/>
      <w:r>
        <w:rPr>
          <w:rFonts w:hint="eastAsia"/>
        </w:rPr>
        <w:t xml:space="preserve">3.3.1 </w:t>
      </w:r>
      <w:bookmarkStart w:id="18" w:name="OLE_LINK41"/>
      <w:bookmarkStart w:id="19" w:name="OLE_LINK35"/>
      <w:bookmarkStart w:id="20" w:name="OLE_LINK42"/>
      <w:bookmarkStart w:id="21" w:name="OLE_LINK36"/>
      <w:r>
        <w:rPr>
          <w:rFonts w:hint="eastAsia"/>
        </w:rPr>
        <w:t>下行行道配置及行道测试</w:t>
      </w:r>
      <w:bookmarkEnd w:id="17"/>
      <w:bookmarkEnd w:id="18"/>
      <w:bookmarkEnd w:id="19"/>
      <w:bookmarkEnd w:id="20"/>
      <w:bookmarkEnd w:id="21"/>
    </w:p>
    <w:p>
      <w:pPr>
        <w:adjustRightInd w:val="0"/>
        <w:snapToGrid w:val="0"/>
        <w:spacing w:line="360" w:lineRule="auto"/>
        <w:ind w:firstLine="480" w:firstLineChars="200"/>
        <w:rPr>
          <w:rFonts w:ascii="Times New Roman" w:hAnsi="Times New Roman"/>
          <w:szCs w:val="24"/>
        </w:rPr>
      </w:pPr>
      <w:bookmarkStart w:id="22" w:name="_Toc447231645"/>
      <w:r>
        <w:rPr>
          <w:rFonts w:ascii="Times New Roman" w:hAnsi="Times New Roman"/>
          <w:szCs w:val="24"/>
        </w:rPr>
        <w:t>(1)</w:t>
      </w:r>
      <w:r>
        <w:rPr>
          <w:rFonts w:hint="eastAsia" w:ascii="Times New Roman" w:hAnsi="Times New Roman"/>
          <w:szCs w:val="24"/>
        </w:rPr>
        <w:t xml:space="preserve"> </w:t>
      </w:r>
      <w:r>
        <w:rPr>
          <w:rFonts w:ascii="Times New Roman" w:hAnsiTheme="minorEastAsia"/>
          <w:szCs w:val="24"/>
        </w:rPr>
        <w:t>激活下行通道的载波</w:t>
      </w:r>
      <w:r>
        <w:rPr>
          <w:rFonts w:ascii="Times New Roman" w:hAnsi="Times New Roman"/>
          <w:szCs w:val="24"/>
        </w:rPr>
        <w:t>;</w:t>
      </w:r>
      <w:bookmarkEnd w:id="22"/>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(2)</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设置下行通道射频载波中心频率</w:t>
      </w:r>
      <w:r>
        <w:rPr>
          <w:rFonts w:ascii="Times New Roman" w:hAnsi="Times New Roman" w:cs="Times New Roman" w:eastAsiaTheme="minorEastAsia"/>
          <w:szCs w:val="24"/>
        </w:rPr>
        <w:t>;</w:t>
      </w:r>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(3)</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设置</w:t>
      </w:r>
      <w:r>
        <w:rPr>
          <w:rFonts w:ascii="Times New Roman" w:hAnsi="Times New Roman" w:cs="Times New Roman" w:eastAsiaTheme="minorEastAsia"/>
          <w:szCs w:val="24"/>
        </w:rPr>
        <w:t>MPEG</w:t>
      </w:r>
      <w:r>
        <w:rPr>
          <w:rFonts w:ascii="Times New Roman" w:cs="Times New Roman" w:hAnsiTheme="minorEastAsia" w:eastAsiaTheme="minorEastAsia"/>
          <w:szCs w:val="24"/>
        </w:rPr>
        <w:t>帧格式</w:t>
      </w:r>
      <w:r>
        <w:rPr>
          <w:rFonts w:ascii="Times New Roman" w:hAnsi="Times New Roman" w:cs="Times New Roman" w:eastAsiaTheme="minorEastAsia"/>
          <w:szCs w:val="24"/>
        </w:rPr>
        <w:t>,AnnexB</w:t>
      </w:r>
      <w:r>
        <w:rPr>
          <w:rFonts w:ascii="Times New Roman" w:cs="Times New Roman" w:hAnsiTheme="minorEastAsia" w:eastAsiaTheme="minorEastAsia"/>
          <w:szCs w:val="24"/>
        </w:rPr>
        <w:t>为北美标准、</w:t>
      </w:r>
      <w:r>
        <w:rPr>
          <w:rFonts w:ascii="Times New Roman" w:hAnsi="Times New Roman" w:cs="Times New Roman" w:eastAsiaTheme="minorEastAsia"/>
          <w:szCs w:val="24"/>
        </w:rPr>
        <w:t>An-nexB</w:t>
      </w:r>
      <w:r>
        <w:rPr>
          <w:rFonts w:ascii="Times New Roman" w:cs="Times New Roman" w:hAnsiTheme="minorEastAsia" w:eastAsiaTheme="minorEastAsia"/>
          <w:szCs w:val="24"/>
        </w:rPr>
        <w:t>为欧洲标准的</w:t>
      </w:r>
      <w:r>
        <w:rPr>
          <w:rFonts w:ascii="Times New Roman" w:hAnsi="Times New Roman" w:cs="Times New Roman" w:eastAsiaTheme="minorEastAsia"/>
          <w:szCs w:val="24"/>
        </w:rPr>
        <w:t>MPEG</w:t>
      </w:r>
      <w:r>
        <w:rPr>
          <w:rFonts w:ascii="Times New Roman" w:cs="Times New Roman" w:hAnsiTheme="minorEastAsia" w:eastAsiaTheme="minorEastAsia"/>
          <w:szCs w:val="24"/>
        </w:rPr>
        <w:t>帧格式</w:t>
      </w:r>
      <w:r>
        <w:rPr>
          <w:rFonts w:ascii="Times New Roman" w:hAnsi="Times New Roman" w:cs="Times New Roman" w:eastAsiaTheme="minorEastAsia"/>
          <w:szCs w:val="24"/>
        </w:rPr>
        <w:t>;</w:t>
      </w:r>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(4)</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设置下行通道调制方式</w:t>
      </w:r>
      <w:r>
        <w:rPr>
          <w:rFonts w:ascii="Times New Roman" w:hAnsi="Times New Roman" w:cs="Times New Roman" w:eastAsiaTheme="minorEastAsia"/>
          <w:szCs w:val="24"/>
        </w:rPr>
        <w:t>,</w:t>
      </w:r>
      <w:r>
        <w:rPr>
          <w:rFonts w:ascii="Times New Roman" w:cs="Times New Roman" w:hAnsiTheme="minorEastAsia" w:eastAsiaTheme="minorEastAsia"/>
          <w:szCs w:val="24"/>
        </w:rPr>
        <w:t>可采用</w:t>
      </w:r>
      <w:r>
        <w:rPr>
          <w:rFonts w:ascii="Times New Roman" w:hAnsi="Times New Roman" w:cs="Times New Roman" w:eastAsiaTheme="minorEastAsia"/>
          <w:szCs w:val="24"/>
        </w:rPr>
        <w:t>64QAM</w:t>
      </w:r>
      <w:r>
        <w:rPr>
          <w:rFonts w:ascii="Times New Roman" w:cs="Times New Roman" w:hAnsiTheme="minorEastAsia" w:eastAsiaTheme="minorEastAsia"/>
          <w:szCs w:val="24"/>
        </w:rPr>
        <w:t>或</w:t>
      </w:r>
      <w:r>
        <w:rPr>
          <w:rFonts w:ascii="Times New Roman" w:hAnsi="Times New Roman" w:cs="Times New Roman" w:eastAsiaTheme="minorEastAsia"/>
          <w:szCs w:val="24"/>
        </w:rPr>
        <w:t>256QAM</w:t>
      </w:r>
      <w:r>
        <w:rPr>
          <w:rFonts w:ascii="Times New Roman" w:cs="Times New Roman" w:hAnsiTheme="minorEastAsia" w:eastAsiaTheme="minorEastAsia"/>
          <w:szCs w:val="24"/>
        </w:rPr>
        <w:t>调制方式</w:t>
      </w:r>
      <w:r>
        <w:rPr>
          <w:rFonts w:ascii="Times New Roman" w:hAnsi="Times New Roman" w:cs="Times New Roman" w:eastAsiaTheme="minorEastAsia"/>
          <w:szCs w:val="24"/>
        </w:rPr>
        <w:t>, 256QAM</w:t>
      </w:r>
      <w:r>
        <w:rPr>
          <w:rFonts w:ascii="Times New Roman" w:cs="Times New Roman" w:hAnsiTheme="minorEastAsia" w:eastAsiaTheme="minorEastAsia"/>
          <w:szCs w:val="24"/>
        </w:rPr>
        <w:t>方式对</w:t>
      </w:r>
      <w:r>
        <w:rPr>
          <w:rFonts w:ascii="Times New Roman" w:hAnsi="Times New Roman" w:cs="Times New Roman" w:eastAsiaTheme="minorEastAsia"/>
          <w:szCs w:val="24"/>
        </w:rPr>
        <w:t>SNR</w:t>
      </w:r>
      <w:r>
        <w:rPr>
          <w:rFonts w:ascii="Times New Roman" w:cs="Times New Roman" w:hAnsiTheme="minorEastAsia" w:eastAsiaTheme="minorEastAsia"/>
          <w:szCs w:val="24"/>
        </w:rPr>
        <w:t>要求高</w:t>
      </w:r>
      <w:r>
        <w:rPr>
          <w:rFonts w:ascii="Times New Roman" w:hAnsi="Times New Roman" w:cs="Times New Roman" w:eastAsiaTheme="minorEastAsia"/>
          <w:szCs w:val="24"/>
        </w:rPr>
        <w:t>,</w:t>
      </w:r>
      <w:r>
        <w:rPr>
          <w:rFonts w:ascii="Times New Roman" w:cs="Times New Roman" w:hAnsiTheme="minorEastAsia" w:eastAsiaTheme="minorEastAsia"/>
          <w:szCs w:val="24"/>
        </w:rPr>
        <w:t>若</w:t>
      </w:r>
      <w:r>
        <w:rPr>
          <w:rFonts w:ascii="Times New Roman" w:hAnsi="Times New Roman" w:cs="Times New Roman" w:eastAsiaTheme="minorEastAsia"/>
          <w:szCs w:val="24"/>
        </w:rPr>
        <w:t>HFC</w:t>
      </w:r>
      <w:r>
        <w:rPr>
          <w:rFonts w:ascii="Times New Roman" w:cs="Times New Roman" w:hAnsiTheme="minorEastAsia" w:eastAsiaTheme="minorEastAsia"/>
          <w:szCs w:val="24"/>
        </w:rPr>
        <w:t>网络可靠性不能满足要求</w:t>
      </w:r>
      <w:r>
        <w:rPr>
          <w:rFonts w:ascii="Times New Roman" w:hAnsi="Times New Roman" w:cs="Times New Roman" w:eastAsiaTheme="minorEastAsia"/>
          <w:szCs w:val="24"/>
        </w:rPr>
        <w:t>,</w:t>
      </w:r>
      <w:r>
        <w:rPr>
          <w:rFonts w:ascii="Times New Roman" w:cs="Times New Roman" w:hAnsiTheme="minorEastAsia" w:eastAsiaTheme="minorEastAsia"/>
          <w:szCs w:val="24"/>
        </w:rPr>
        <w:t>一般用</w:t>
      </w:r>
      <w:r>
        <w:rPr>
          <w:rFonts w:ascii="Times New Roman" w:hAnsi="Times New Roman" w:cs="Times New Roman" w:eastAsiaTheme="minorEastAsia"/>
          <w:szCs w:val="24"/>
        </w:rPr>
        <w:t>64QAM</w:t>
      </w:r>
      <w:r>
        <w:rPr>
          <w:rFonts w:ascii="Times New Roman" w:cs="Times New Roman" w:hAnsiTheme="minorEastAsia" w:eastAsiaTheme="minorEastAsia"/>
          <w:szCs w:val="24"/>
        </w:rPr>
        <w:t>调制方式</w:t>
      </w:r>
      <w:r>
        <w:rPr>
          <w:rFonts w:ascii="Times New Roman" w:hAnsi="Times New Roman" w:cs="Times New Roman" w:eastAsiaTheme="minorEastAsia"/>
          <w:szCs w:val="24"/>
        </w:rPr>
        <w:t>;</w:t>
      </w:r>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(5)</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设置下行通道的交织深度</w:t>
      </w:r>
      <w:r>
        <w:rPr>
          <w:rFonts w:ascii="Times New Roman" w:hAnsi="Times New Roman" w:cs="Times New Roman" w:eastAsiaTheme="minorEastAsia"/>
          <w:szCs w:val="24"/>
        </w:rPr>
        <w:t>,</w:t>
      </w:r>
      <w:r>
        <w:rPr>
          <w:rFonts w:ascii="Times New Roman" w:cs="Times New Roman" w:hAnsiTheme="minorEastAsia" w:eastAsiaTheme="minorEastAsia"/>
          <w:szCs w:val="24"/>
        </w:rPr>
        <w:t>可设为</w:t>
      </w:r>
      <w:r>
        <w:rPr>
          <w:rFonts w:ascii="Times New Roman" w:hAnsi="Times New Roman" w:cs="Times New Roman" w:eastAsiaTheme="minorEastAsia"/>
          <w:szCs w:val="24"/>
        </w:rPr>
        <w:t>8,16,32(</w:t>
      </w:r>
      <w:r>
        <w:rPr>
          <w:rFonts w:ascii="Times New Roman" w:cs="Times New Roman" w:hAnsiTheme="minorEastAsia" w:eastAsiaTheme="minorEastAsia"/>
          <w:szCs w:val="24"/>
        </w:rPr>
        <w:t>缺省值</w:t>
      </w:r>
      <w:r>
        <w:rPr>
          <w:rFonts w:ascii="Times New Roman" w:hAnsi="Times New Roman" w:cs="Times New Roman" w:eastAsiaTheme="minorEastAsia"/>
          <w:szCs w:val="24"/>
        </w:rPr>
        <w:t>),64,</w:t>
      </w:r>
      <w:r>
        <w:rPr>
          <w:rFonts w:ascii="Times New Roman" w:cs="Times New Roman" w:hAnsiTheme="minorEastAsia" w:eastAsiaTheme="minorEastAsia"/>
          <w:szCs w:val="24"/>
        </w:rPr>
        <w:t>或</w:t>
      </w:r>
      <w:r>
        <w:rPr>
          <w:rFonts w:ascii="Times New Roman" w:hAnsi="Times New Roman" w:cs="Times New Roman" w:eastAsiaTheme="minorEastAsia"/>
          <w:szCs w:val="24"/>
        </w:rPr>
        <w:t>128,</w:t>
      </w:r>
      <w:r>
        <w:rPr>
          <w:rFonts w:ascii="Times New Roman" w:cs="Times New Roman" w:hAnsiTheme="minorEastAsia" w:eastAsiaTheme="minorEastAsia"/>
          <w:szCs w:val="24"/>
        </w:rPr>
        <w:t>交织深度取值越大</w:t>
      </w:r>
      <w:r>
        <w:rPr>
          <w:rFonts w:ascii="Times New Roman" w:hAnsi="Times New Roman" w:cs="Times New Roman" w:eastAsiaTheme="minorEastAsia"/>
          <w:szCs w:val="24"/>
        </w:rPr>
        <w:t>,</w:t>
      </w:r>
      <w:r>
        <w:rPr>
          <w:rFonts w:ascii="Times New Roman" w:cs="Times New Roman" w:hAnsiTheme="minorEastAsia" w:eastAsiaTheme="minorEastAsia"/>
          <w:szCs w:val="24"/>
        </w:rPr>
        <w:t>其抗</w:t>
      </w:r>
      <w:r>
        <w:rPr>
          <w:rFonts w:ascii="Times New Roman" w:hAnsi="Times New Roman" w:cs="Times New Roman" w:eastAsiaTheme="minorEastAsia"/>
          <w:szCs w:val="24"/>
        </w:rPr>
        <w:t>HFC</w:t>
      </w:r>
      <w:r>
        <w:rPr>
          <w:rFonts w:ascii="Times New Roman" w:cs="Times New Roman" w:hAnsiTheme="minorEastAsia" w:eastAsiaTheme="minorEastAsia"/>
          <w:szCs w:val="24"/>
        </w:rPr>
        <w:t>网络突发噪声能力越强。</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bookmarkStart w:id="23" w:name="OLE_LINK2"/>
      <w:bookmarkStart w:id="24" w:name="OLE_LINK1"/>
      <w:r>
        <w:rPr>
          <w:rFonts w:hint="eastAsia" w:ascii="Times New Roman" w:hAnsiTheme="minorEastAsia"/>
          <w:color w:val="000000" w:themeColor="text1"/>
          <w:szCs w:val="24"/>
          <w14:textFill>
            <w14:solidFill>
              <w14:schemeClr w14:val="tx1"/>
            </w14:solidFill>
          </w14:textFill>
        </w:rPr>
        <w:t>具体配置下行代码如下：</w:t>
      </w:r>
    </w:p>
    <w:bookmarkEnd w:id="23"/>
    <w:bookmarkEnd w:id="24"/>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CASA-C100G(config)#interface qam 1/0</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CASA-C100G(config-if-qam 1/0)#annex B</w:t>
      </w:r>
    </w:p>
    <w:p>
      <w:pPr>
        <w:adjustRightInd w:val="0"/>
        <w:snapToGrid w:val="0"/>
        <w:spacing w:line="360" w:lineRule="auto"/>
        <w:ind w:left="480" w:left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CASA-C100G(config-if-qam 1/0)#channel 0 frequency 549000000  4  CASA-C100G(config-if-qam 1/0)#no channel 0 shutdown 4</w:t>
      </w:r>
    </w:p>
    <w:p>
      <w:pPr>
        <w:adjustRightInd w:val="0"/>
        <w:snapToGrid w:val="0"/>
        <w:spacing w:line="360" w:lineRule="auto"/>
        <w:jc w:val="left"/>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lang w:eastAsia="zh-CN"/>
          <w14:textFill>
            <w14:solidFill>
              <w14:schemeClr w14:val="tx1"/>
            </w14:solidFill>
          </w14:textFill>
        </w:rPr>
        <w:t>如</w:t>
      </w: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4、图5和图6为</w:t>
      </w:r>
      <w:r>
        <w:rPr>
          <w:rFonts w:hint="eastAsia"/>
        </w:rPr>
        <w:t>下行行道配置及行道测试</w:t>
      </w:r>
      <w:r>
        <w:rPr>
          <w:rFonts w:hint="eastAsia"/>
          <w:lang w:eastAsia="zh-CN"/>
        </w:rPr>
        <w:t>。</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76850" cy="30194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9"/>
                    <a:stretch>
                      <a:fillRect/>
                    </a:stretch>
                  </pic:blipFill>
                  <pic:spPr>
                    <a:xfrm>
                      <a:off x="0" y="0"/>
                      <a:ext cx="5276850" cy="3019425"/>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bookmarkStart w:id="25" w:name="OLE_LINK46"/>
      <w:bookmarkStart w:id="26" w:name="OLE_LINK43"/>
      <w:bookmarkStart w:id="27" w:name="OLE_LINK44"/>
      <w:bookmarkStart w:id="28" w:name="OLE_LINK45"/>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4</w:t>
      </w:r>
      <w:r>
        <w:rPr>
          <w:rFonts w:hint="eastAsia"/>
        </w:rPr>
        <w:t>下行行道配置及行道测试</w:t>
      </w:r>
    </w:p>
    <w:bookmarkEnd w:id="25"/>
    <w:bookmarkEnd w:id="26"/>
    <w:bookmarkEnd w:id="27"/>
    <w:bookmarkEnd w:id="28"/>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67325" cy="1957070"/>
            <wp:effectExtent l="0" t="0" r="952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267325" cy="1957070"/>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5</w:t>
      </w:r>
      <w:r>
        <w:rPr>
          <w:rFonts w:hint="eastAsia"/>
        </w:rPr>
        <w:t>下行行道配置及行道测试</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74310" cy="23260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1"/>
                    <a:stretch>
                      <a:fillRect/>
                    </a:stretch>
                  </pic:blipFill>
                  <pic:spPr>
                    <a:xfrm>
                      <a:off x="0" y="0"/>
                      <a:ext cx="5274310" cy="2326005"/>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bookmarkStart w:id="29" w:name="OLE_LINK54"/>
      <w:bookmarkStart w:id="30" w:name="OLE_LINK49"/>
      <w:bookmarkStart w:id="31" w:name="OLE_LINK51"/>
      <w:bookmarkStart w:id="32" w:name="OLE_LINK48"/>
      <w:bookmarkStart w:id="33" w:name="OLE_LINK52"/>
      <w:bookmarkStart w:id="34" w:name="OLE_LINK47"/>
      <w:bookmarkStart w:id="35" w:name="OLE_LINK50"/>
      <w:bookmarkStart w:id="36" w:name="OLE_LINK53"/>
      <w:bookmarkStart w:id="37" w:name="OLE_LINK56"/>
      <w:bookmarkStart w:id="38" w:name="OLE_LINK57"/>
      <w:bookmarkStart w:id="39" w:name="OLE_LINK55"/>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6</w:t>
      </w:r>
      <w:r>
        <w:rPr>
          <w:rFonts w:hint="eastAsia" w:ascii="Times New Roman" w:hAnsi="Times New Roman"/>
          <w:color w:val="000000" w:themeColor="text1"/>
          <w:szCs w:val="24"/>
          <w14:textFill>
            <w14:solidFill>
              <w14:schemeClr w14:val="tx1"/>
            </w14:solidFill>
          </w14:textFill>
        </w:rPr>
        <w:t xml:space="preserve"> </w:t>
      </w:r>
      <w:r>
        <w:rPr>
          <w:rFonts w:hint="eastAsia"/>
        </w:rPr>
        <w:t>下行行道配置及行道测试</w:t>
      </w:r>
      <w:bookmarkEnd w:id="29"/>
      <w:bookmarkEnd w:id="30"/>
      <w:bookmarkEnd w:id="31"/>
      <w:bookmarkEnd w:id="32"/>
      <w:bookmarkEnd w:id="33"/>
      <w:bookmarkEnd w:id="34"/>
      <w:bookmarkEnd w:id="35"/>
      <w:bookmarkEnd w:id="36"/>
      <w:bookmarkEnd w:id="37"/>
      <w:bookmarkEnd w:id="38"/>
      <w:bookmarkEnd w:id="39"/>
    </w:p>
    <w:p>
      <w:pPr>
        <w:pStyle w:val="4"/>
        <w:spacing w:line="360" w:lineRule="auto"/>
      </w:pPr>
      <w:bookmarkStart w:id="40" w:name="_Toc22766"/>
      <w:r>
        <w:rPr>
          <w:rFonts w:hint="eastAsia"/>
        </w:rPr>
        <w:t>3.3.2 上行行道配置及行道测试</w:t>
      </w:r>
      <w:bookmarkEnd w:id="40"/>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(1)</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激活上行端口</w:t>
      </w:r>
      <w:r>
        <w:rPr>
          <w:rFonts w:hint="eastAsia" w:ascii="Times New Roman" w:hAnsi="Times New Roman" w:cs="Times New Roman" w:eastAsiaTheme="minorEastAsia"/>
          <w:szCs w:val="24"/>
        </w:rPr>
        <w:t>；</w:t>
      </w:r>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(2)</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设置上行通道频率</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北美标准可设置的上行频率范围为</w:t>
      </w:r>
      <w:r>
        <w:rPr>
          <w:rFonts w:ascii="Times New Roman" w:hAnsi="Times New Roman" w:cs="Times New Roman" w:eastAsiaTheme="minorEastAsia"/>
          <w:szCs w:val="24"/>
        </w:rPr>
        <w:t>5</w:t>
      </w:r>
      <w:r>
        <w:rPr>
          <w:rFonts w:ascii="Times New Roman" w:cs="Times New Roman" w:hAnsiTheme="minorEastAsia" w:eastAsiaTheme="minorEastAsia"/>
          <w:szCs w:val="24"/>
        </w:rPr>
        <w:t>～</w:t>
      </w:r>
      <w:r>
        <w:rPr>
          <w:rFonts w:ascii="Times New Roman" w:hAnsi="Times New Roman" w:cs="Times New Roman" w:eastAsiaTheme="minorEastAsia"/>
          <w:szCs w:val="24"/>
        </w:rPr>
        <w:t xml:space="preserve"> 42MHz</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为了避免干扰</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实际设置时一般选择较高的频率</w:t>
      </w:r>
      <w:r>
        <w:rPr>
          <w:rFonts w:hint="eastAsia" w:ascii="Times New Roman" w:hAnsi="Times New Roman" w:cs="Times New Roman" w:eastAsiaTheme="minorEastAsia"/>
          <w:szCs w:val="24"/>
        </w:rPr>
        <w:t>；</w:t>
      </w:r>
    </w:p>
    <w:p>
      <w:pPr>
        <w:spacing w:line="360" w:lineRule="auto"/>
        <w:ind w:firstLine="480" w:firstLineChars="200"/>
      </w:pPr>
      <w:r>
        <w:t>(3)</w:t>
      </w:r>
      <w:r>
        <w:rPr>
          <w:rFonts w:hint="eastAsia"/>
        </w:rPr>
        <w:t xml:space="preserve"> </w:t>
      </w:r>
      <w:r>
        <w:rPr>
          <w:rFonts w:hAnsiTheme="minorEastAsia"/>
        </w:rPr>
        <w:t>设置上行通道带宽</w:t>
      </w:r>
      <w:r>
        <w:rPr>
          <w:rFonts w:hint="eastAsia"/>
        </w:rPr>
        <w:t>，</w:t>
      </w:r>
      <w:r>
        <w:rPr>
          <w:rFonts w:hAnsiTheme="minorEastAsia"/>
        </w:rPr>
        <w:t>对于</w:t>
      </w:r>
      <w:r>
        <w:t>NTSC</w:t>
      </w:r>
      <w:r>
        <w:rPr>
          <w:rFonts w:hAnsiTheme="minorEastAsia"/>
        </w:rPr>
        <w:t>制式</w:t>
      </w:r>
      <w:r>
        <w:rPr>
          <w:rFonts w:hint="eastAsia"/>
        </w:rPr>
        <w:t>，</w:t>
      </w:r>
      <w:r>
        <w:rPr>
          <w:rFonts w:hAnsiTheme="minorEastAsia"/>
        </w:rPr>
        <w:t>有效的取值为</w:t>
      </w:r>
      <w:r>
        <w:t>200 000 Hz</w:t>
      </w:r>
      <w:r>
        <w:rPr>
          <w:rFonts w:hint="eastAsia"/>
        </w:rPr>
        <w:t>，</w:t>
      </w:r>
      <w:r>
        <w:t>400 000 Hz</w:t>
      </w:r>
      <w:r>
        <w:rPr>
          <w:rFonts w:hint="eastAsia"/>
        </w:rPr>
        <w:t>，</w:t>
      </w:r>
      <w:r>
        <w:t>800 000 Hz</w:t>
      </w:r>
      <w:r>
        <w:rPr>
          <w:rFonts w:hint="eastAsia"/>
        </w:rPr>
        <w:t>，</w:t>
      </w:r>
      <w:r>
        <w:t>1 600 000Hz(</w:t>
      </w:r>
      <w:r>
        <w:rPr>
          <w:rFonts w:hAnsiTheme="minorEastAsia"/>
        </w:rPr>
        <w:t>缺省值</w:t>
      </w:r>
      <w:r>
        <w:t>)</w:t>
      </w:r>
      <w:r>
        <w:rPr>
          <w:rFonts w:hAnsiTheme="minorEastAsia"/>
        </w:rPr>
        <w:t>或</w:t>
      </w:r>
      <w:r>
        <w:t>3 200 000Hz</w:t>
      </w:r>
      <w:r>
        <w:rPr>
          <w:rFonts w:hint="eastAsia"/>
          <w:lang w:val="en-US" w:eastAsia="zh-CN"/>
        </w:rPr>
        <w:t>(王东兵</w:t>
      </w:r>
      <w:r>
        <w:rPr>
          <w:rFonts w:hint="eastAsia"/>
        </w:rPr>
        <w:t>，</w:t>
      </w:r>
      <w:r>
        <w:rPr>
          <w:rFonts w:hint="eastAsia"/>
          <w:lang w:val="en-US" w:eastAsia="zh-CN"/>
        </w:rPr>
        <w:t>2006),</w:t>
      </w:r>
      <w:r>
        <w:rPr>
          <w:rFonts w:hAnsiTheme="minorEastAsia"/>
        </w:rPr>
        <w:t>上行通道带宽值越大</w:t>
      </w:r>
      <w:r>
        <w:rPr>
          <w:rFonts w:hint="eastAsia"/>
        </w:rPr>
        <w:t>，</w:t>
      </w:r>
      <w:r>
        <w:rPr>
          <w:rFonts w:hAnsiTheme="minorEastAsia"/>
        </w:rPr>
        <w:t>数据传输速率越高</w:t>
      </w:r>
      <w:r>
        <w:rPr>
          <w:rFonts w:hint="eastAsia"/>
        </w:rPr>
        <w:t>；</w:t>
      </w:r>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(4)</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设置上行通道的输入功率</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Cisco uBR7100</w:t>
      </w:r>
      <w:r>
        <w:rPr>
          <w:rFonts w:ascii="Times New Roman" w:cs="Times New Roman" w:hAnsiTheme="minorEastAsia" w:eastAsiaTheme="minorEastAsia"/>
          <w:szCs w:val="24"/>
        </w:rPr>
        <w:t>系列</w:t>
      </w:r>
      <w:r>
        <w:rPr>
          <w:rFonts w:ascii="Times New Roman" w:hAnsi="Times New Roman" w:cs="Times New Roman" w:eastAsiaTheme="minorEastAsia"/>
          <w:szCs w:val="24"/>
        </w:rPr>
        <w:t>CMTS</w:t>
      </w:r>
      <w:r>
        <w:rPr>
          <w:rFonts w:ascii="Times New Roman" w:cs="Times New Roman" w:hAnsiTheme="minorEastAsia" w:eastAsiaTheme="minorEastAsia"/>
          <w:szCs w:val="24"/>
        </w:rPr>
        <w:t>可控制</w:t>
      </w:r>
      <w:r>
        <w:rPr>
          <w:rFonts w:ascii="Times New Roman" w:hAnsi="Times New Roman" w:cs="Times New Roman" w:eastAsiaTheme="minorEastAsia"/>
          <w:szCs w:val="24"/>
        </w:rPr>
        <w:t>CM</w:t>
      </w:r>
      <w:r>
        <w:rPr>
          <w:rFonts w:ascii="Times New Roman" w:cs="Times New Roman" w:hAnsiTheme="minorEastAsia" w:eastAsiaTheme="minorEastAsia"/>
          <w:szCs w:val="24"/>
        </w:rPr>
        <w:t>的输出功率</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使其满足上行通道的输入功率要求</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在调整上行通道的输入功率时要注意</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30 s</w:t>
      </w:r>
      <w:r>
        <w:rPr>
          <w:rFonts w:ascii="Times New Roman" w:cs="Times New Roman" w:hAnsiTheme="minorEastAsia" w:eastAsiaTheme="minorEastAsia"/>
          <w:szCs w:val="24"/>
        </w:rPr>
        <w:t>间隔内功率调整要小于</w:t>
      </w:r>
      <w:r>
        <w:rPr>
          <w:rFonts w:ascii="Times New Roman" w:hAnsi="Times New Roman" w:cs="Times New Roman" w:eastAsiaTheme="minorEastAsia"/>
          <w:szCs w:val="24"/>
        </w:rPr>
        <w:t>5 dB</w:t>
      </w:r>
      <w:r>
        <w:rPr>
          <w:rFonts w:hint="eastAsia" w:ascii="Times New Roman" w:hAnsi="Times New Roman" w:cs="Times New Roman" w:eastAsiaTheme="minorEastAsia"/>
          <w:szCs w:val="24"/>
        </w:rPr>
        <w:t>；</w:t>
      </w:r>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(5)</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激活前向纠错功能</w:t>
      </w:r>
      <w:r>
        <w:rPr>
          <w:rFonts w:ascii="Times New Roman" w:hAnsi="Times New Roman" w:cs="Times New Roman" w:eastAsiaTheme="minorEastAsia"/>
          <w:szCs w:val="24"/>
        </w:rPr>
        <w:t>(FEC)</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如果激活</w:t>
      </w:r>
      <w:r>
        <w:rPr>
          <w:rFonts w:ascii="Times New Roman" w:hAnsi="Times New Roman" w:cs="Times New Roman" w:eastAsiaTheme="minorEastAsia"/>
          <w:szCs w:val="24"/>
        </w:rPr>
        <w:t>CMTS</w:t>
      </w:r>
      <w:r>
        <w:rPr>
          <w:rFonts w:ascii="Times New Roman" w:cs="Times New Roman" w:hAnsiTheme="minorEastAsia" w:eastAsiaTheme="minorEastAsia"/>
          <w:szCs w:val="24"/>
        </w:rPr>
        <w:t>的前向纠错功能</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CMTS</w:t>
      </w:r>
      <w:r>
        <w:rPr>
          <w:rFonts w:ascii="Times New Roman" w:cs="Times New Roman" w:hAnsiTheme="minorEastAsia" w:eastAsiaTheme="minorEastAsia"/>
          <w:szCs w:val="24"/>
        </w:rPr>
        <w:t>要求所有的</w:t>
      </w:r>
      <w:r>
        <w:rPr>
          <w:rFonts w:ascii="Times New Roman" w:hAnsi="Times New Roman" w:cs="Times New Roman" w:eastAsiaTheme="minorEastAsia"/>
          <w:szCs w:val="24"/>
        </w:rPr>
        <w:t>CM</w:t>
      </w:r>
      <w:r>
        <w:rPr>
          <w:rFonts w:ascii="Times New Roman" w:cs="Times New Roman" w:hAnsiTheme="minorEastAsia" w:eastAsiaTheme="minorEastAsia"/>
          <w:szCs w:val="24"/>
        </w:rPr>
        <w:t>都激活该功能</w:t>
      </w:r>
      <w:r>
        <w:rPr>
          <w:rFonts w:hint="eastAsia" w:ascii="Times New Roman" w:cs="Times New Roman" w:hAnsiTheme="minorEastAsia" w:eastAsiaTheme="minorEastAsia"/>
          <w:szCs w:val="24"/>
        </w:rPr>
        <w:t>。</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hint="eastAsia" w:ascii="Times New Roman" w:hAnsiTheme="minorEastAsia"/>
          <w:color w:val="000000" w:themeColor="text1"/>
          <w:szCs w:val="24"/>
          <w14:textFill>
            <w14:solidFill>
              <w14:schemeClr w14:val="tx1"/>
            </w14:solidFill>
          </w14:textFill>
        </w:rPr>
        <w:t>具体配置下行代码如下：</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CASA-C100G(config)#interface upstream 10/0.0</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CASA-C100G(config-if-ups 10/0.0)#frequency 20000000</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CASA-C100G(config-if-ups 10/0.0)#no logical-channel 0 shutdown</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CASA-C100G(config-if-ups 10/0.0)#no shutdown</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CASA-C100G(config-if-ups 10/0.0)#end</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CASA-C100G(config)#interface upstream 10/0.1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CASA-C100G(config-if-ups 10/0.1)#frequency 24000000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CASA-C100G(config-if-ups 10/0.1)#no logical-channel 0 shutdown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CASA-C100G(config-if-ups 10/0.1)#no shutdown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CASA-C100G(config-if-ups 10/0.1)#end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CASA-C100G(config)#interface upstream 10/0.2</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CASA-C100G(config-if-ups 10/0.2)#frequency 28000000</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CASA-C100G(config-if-ups 10/0.2)#no logical-channel 0 shutdown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CASA-C100G(config-if-ups 10/0.2)#no shutdown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CASA-C100G(config-if-ups 10/0.2)#end</w:t>
      </w:r>
    </w:p>
    <w:p>
      <w:pPr>
        <w:adjustRightInd w:val="0"/>
        <w:snapToGrid w:val="0"/>
        <w:spacing w:line="360" w:lineRule="auto"/>
        <w:jc w:val="left"/>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lang w:eastAsia="zh-CN"/>
          <w14:textFill>
            <w14:solidFill>
              <w14:schemeClr w14:val="tx1"/>
            </w14:solidFill>
          </w14:textFill>
        </w:rPr>
        <w:t>如</w:t>
      </w: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7为</w:t>
      </w:r>
      <w:r>
        <w:rPr>
          <w:rFonts w:hint="eastAsia"/>
          <w:lang w:eastAsia="zh-CN"/>
        </w:rPr>
        <w:t>上</w:t>
      </w:r>
      <w:r>
        <w:rPr>
          <w:rFonts w:hint="eastAsia"/>
        </w:rPr>
        <w:t>行行道配置及行道测试</w:t>
      </w:r>
      <w:r>
        <w:rPr>
          <w:rFonts w:hint="eastAsia"/>
          <w:lang w:eastAsia="zh-CN"/>
        </w:rPr>
        <w:t>。</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p>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66690" cy="3103880"/>
            <wp:effectExtent l="0" t="0" r="1016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66690" cy="3103880"/>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7</w:t>
      </w:r>
      <w:r>
        <w:rPr>
          <w:rFonts w:hint="eastAsia"/>
        </w:rPr>
        <w:t>上行行道配置及行道测试</w:t>
      </w:r>
    </w:p>
    <w:p>
      <w:pPr>
        <w:pStyle w:val="4"/>
        <w:spacing w:line="360" w:lineRule="auto"/>
      </w:pPr>
      <w:bookmarkStart w:id="41" w:name="_Toc23222"/>
      <w:r>
        <w:rPr>
          <w:rFonts w:hint="eastAsia"/>
        </w:rPr>
        <w:t>3.3.3  CMTS设备配置及测试</w:t>
      </w:r>
      <w:bookmarkEnd w:id="41"/>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(1)</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配置地址池的地址及子网掩码</w:t>
      </w:r>
      <w:r>
        <w:rPr>
          <w:rFonts w:ascii="Times New Roman" w:hAnsi="Times New Roman" w:cs="Times New Roman" w:eastAsiaTheme="minorEastAsia"/>
          <w:szCs w:val="24"/>
        </w:rPr>
        <w:t>;</w:t>
      </w:r>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(2)</w:t>
      </w:r>
      <w:r>
        <w:rPr>
          <w:rFonts w:hint="eastAsia" w:ascii="Times New Roman" w:hAnsi="Times New Roman" w:cs="Times New Roman" w:eastAsiaTheme="minorEastAsia"/>
          <w:szCs w:val="24"/>
        </w:rPr>
        <w:t xml:space="preserve"> </w:t>
      </w:r>
      <w:r>
        <w:rPr>
          <w:rFonts w:ascii="Times New Roman" w:cs="Times New Roman" w:hAnsiTheme="minorEastAsia" w:eastAsiaTheme="minorEastAsia"/>
          <w:szCs w:val="24"/>
        </w:rPr>
        <w:t>设置缺省路由</w:t>
      </w:r>
      <w:r>
        <w:rPr>
          <w:rFonts w:ascii="Times New Roman" w:hAnsi="Times New Roman" w:cs="Times New Roman" w:eastAsiaTheme="minorEastAsia"/>
          <w:szCs w:val="24"/>
        </w:rPr>
        <w:t>,</w:t>
      </w:r>
      <w:r>
        <w:rPr>
          <w:rFonts w:ascii="Times New Roman" w:cs="Times New Roman" w:hAnsiTheme="minorEastAsia" w:eastAsiaTheme="minorEastAsia"/>
          <w:szCs w:val="24"/>
        </w:rPr>
        <w:t>缺省路由所指定</w:t>
      </w:r>
      <w:r>
        <w:rPr>
          <w:rFonts w:ascii="Times New Roman" w:hAnsi="Times New Roman" w:cs="Times New Roman" w:eastAsiaTheme="minorEastAsia"/>
          <w:szCs w:val="24"/>
        </w:rPr>
        <w:t>IP</w:t>
      </w:r>
      <w:r>
        <w:rPr>
          <w:rFonts w:ascii="Times New Roman" w:cs="Times New Roman" w:hAnsiTheme="minorEastAsia" w:eastAsiaTheme="minorEastAsia"/>
          <w:szCs w:val="24"/>
        </w:rPr>
        <w:t>地址为</w:t>
      </w:r>
      <w:r>
        <w:rPr>
          <w:rFonts w:ascii="Times New Roman" w:hAnsi="Times New Roman" w:cs="Times New Roman" w:eastAsiaTheme="minorEastAsia"/>
          <w:szCs w:val="24"/>
        </w:rPr>
        <w:t>CM</w:t>
      </w:r>
      <w:r>
        <w:rPr>
          <w:rFonts w:ascii="Times New Roman" w:cs="Times New Roman" w:hAnsiTheme="minorEastAsia" w:eastAsiaTheme="minorEastAsia"/>
          <w:szCs w:val="24"/>
        </w:rPr>
        <w:t>的网关</w:t>
      </w:r>
      <w:r>
        <w:rPr>
          <w:rFonts w:ascii="Times New Roman" w:hAnsi="Times New Roman" w:cs="Times New Roman" w:eastAsiaTheme="minorEastAsia"/>
          <w:szCs w:val="24"/>
        </w:rPr>
        <w:t>;</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bookmarkStart w:id="42" w:name="OLE_LINK59"/>
      <w:bookmarkStart w:id="43" w:name="OLE_LINK58"/>
      <w:r>
        <w:rPr>
          <w:rFonts w:ascii="Times New Roman" w:hAnsiTheme="minorEastAsia"/>
          <w:color w:val="000000" w:themeColor="text1"/>
          <w:szCs w:val="24"/>
          <w14:textFill>
            <w14:solidFill>
              <w14:schemeClr w14:val="tx1"/>
            </w14:solidFill>
          </w14:textFill>
        </w:rPr>
        <w:t>默认路由</w:t>
      </w:r>
      <w:bookmarkEnd w:id="42"/>
      <w:bookmarkEnd w:id="43"/>
      <w:r>
        <w:rPr>
          <w:rFonts w:hint="eastAsia" w:ascii="Times New Roman" w:hAnsiTheme="minorEastAsia"/>
          <w:color w:val="000000" w:themeColor="text1"/>
          <w:szCs w:val="24"/>
          <w14:textFill>
            <w14:solidFill>
              <w14:schemeClr w14:val="tx1"/>
            </w14:solidFill>
          </w14:textFill>
        </w:rPr>
        <w:t>，具体配置下行代码如下：</w:t>
      </w:r>
    </w:p>
    <w:p>
      <w:pPr>
        <w:adjustRightInd w:val="0"/>
        <w:snapToGrid w:val="0"/>
        <w:spacing w:line="360" w:lineRule="auto"/>
        <w:ind w:firstLine="480" w:firstLineChars="200"/>
        <w:rPr>
          <w:rFonts w:hint="eastAsia"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w:t>
      </w:r>
      <w:bookmarkStart w:id="44" w:name="OLE_LINK40"/>
      <w:bookmarkStart w:id="45" w:name="OLE_LINK39"/>
      <w:r>
        <w:rPr>
          <w:rFonts w:ascii="Times New Roman" w:hAnsi="Times New Roman"/>
          <w:color w:val="000000" w:themeColor="text1"/>
          <w:szCs w:val="24"/>
          <w14:textFill>
            <w14:solidFill>
              <w14:schemeClr w14:val="tx1"/>
            </w14:solidFill>
          </w14:textFill>
        </w:rPr>
        <w:t xml:space="preserve">ip route 0.0.0.0/0 172.0.9.1 </w:t>
      </w:r>
      <w:r>
        <w:rPr>
          <w:rFonts w:hint="eastAsia" w:ascii="Times New Roman" w:hAnsi="Times New Roman"/>
          <w:color w:val="000000" w:themeColor="text1"/>
          <w:szCs w:val="24"/>
          <w14:textFill>
            <w14:solidFill>
              <w14:schemeClr w14:val="tx1"/>
            </w14:solidFill>
          </w14:textFill>
        </w:rPr>
        <w:t>1</w:t>
      </w:r>
      <w:bookmarkEnd w:id="44"/>
      <w:bookmarkEnd w:id="45"/>
      <w:r>
        <w:rPr>
          <w:rFonts w:hint="eastAsia" w:ascii="Times New Roman" w:hAnsi="Times New Roman"/>
          <w:color w:val="000000" w:themeColor="text1"/>
          <w:szCs w:val="24"/>
          <w14:textFill>
            <w14:solidFill>
              <w14:schemeClr w14:val="tx1"/>
            </w14:solidFill>
          </w14:textFill>
        </w:rPr>
        <w:t xml:space="preserve"> </w:t>
      </w:r>
    </w:p>
    <w:p>
      <w:pPr>
        <w:adjustRightInd w:val="0"/>
        <w:snapToGrid w:val="0"/>
        <w:spacing w:line="360" w:lineRule="auto"/>
        <w:jc w:val="left"/>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lang w:eastAsia="zh-CN"/>
          <w14:textFill>
            <w14:solidFill>
              <w14:schemeClr w14:val="tx1"/>
            </w14:solidFill>
          </w14:textFill>
        </w:rPr>
        <w:t>如</w:t>
      </w: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8为</w:t>
      </w:r>
      <w:r>
        <w:rPr>
          <w:rFonts w:hint="eastAsia" w:ascii="Times New Roman" w:hAnsi="Times New Roman"/>
          <w:color w:val="000000" w:themeColor="text1"/>
          <w:szCs w:val="24"/>
          <w14:textFill>
            <w14:solidFill>
              <w14:schemeClr w14:val="tx1"/>
            </w14:solidFill>
          </w14:textFill>
        </w:rPr>
        <w:t xml:space="preserve"> </w:t>
      </w:r>
      <w:r>
        <w:rPr>
          <w:rFonts w:ascii="Times New Roman" w:hAnsiTheme="minorEastAsia"/>
          <w:color w:val="000000" w:themeColor="text1"/>
          <w:szCs w:val="24"/>
          <w14:textFill>
            <w14:solidFill>
              <w14:schemeClr w14:val="tx1"/>
            </w14:solidFill>
          </w14:textFill>
        </w:rPr>
        <w:t>默认路由</w:t>
      </w:r>
      <w:r>
        <w:rPr>
          <w:rFonts w:hint="eastAsia"/>
        </w:rPr>
        <w:t>配置及测试</w:t>
      </w:r>
      <w:r>
        <w:rPr>
          <w:rFonts w:hint="eastAsia"/>
          <w:lang w:eastAsia="zh-CN"/>
        </w:rPr>
        <w:t>。</w:t>
      </w:r>
    </w:p>
    <w:p>
      <w:pPr>
        <w:adjustRightInd w:val="0"/>
        <w:snapToGrid w:val="0"/>
        <w:spacing w:line="360" w:lineRule="auto"/>
        <w:ind w:firstLine="480" w:firstLineChars="200"/>
        <w:rPr>
          <w:rFonts w:hint="eastAsia" w:ascii="Times New Roman" w:hAnsi="Times New Roman"/>
          <w:color w:val="000000" w:themeColor="text1"/>
          <w:szCs w:val="24"/>
          <w14:textFill>
            <w14:solidFill>
              <w14:schemeClr w14:val="tx1"/>
            </w14:solidFill>
          </w14:textFill>
        </w:rPr>
      </w:pP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drawing>
          <wp:inline distT="0" distB="0" distL="0" distR="0">
            <wp:extent cx="5128260" cy="3043555"/>
            <wp:effectExtent l="0" t="0" r="152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3"/>
                    <a:stretch>
                      <a:fillRect/>
                    </a:stretch>
                  </pic:blipFill>
                  <pic:spPr>
                    <a:xfrm>
                      <a:off x="0" y="0"/>
                      <a:ext cx="5134810" cy="3043555"/>
                    </a:xfrm>
                    <a:prstGeom prst="rect">
                      <a:avLst/>
                    </a:prstGeom>
                  </pic:spPr>
                </pic:pic>
              </a:graphicData>
            </a:graphic>
          </wp:inline>
        </w:drawing>
      </w:r>
    </w:p>
    <w:p>
      <w:pPr>
        <w:adjustRightInd w:val="0"/>
        <w:snapToGrid w:val="0"/>
        <w:spacing w:line="360" w:lineRule="auto"/>
        <w:jc w:val="center"/>
        <w:rPr>
          <w:rFonts w:hint="eastAsia" w:ascii="Times New Roman" w:hAnsi="Times New Roman"/>
          <w:color w:val="000000" w:themeColor="text1"/>
          <w:szCs w:val="24"/>
          <w14:textFill>
            <w14:solidFill>
              <w14:schemeClr w14:val="tx1"/>
            </w14:solidFill>
          </w14:textFill>
        </w:rPr>
      </w:pPr>
    </w:p>
    <w:p>
      <w:pPr>
        <w:adjustRightInd w:val="0"/>
        <w:snapToGrid w:val="0"/>
        <w:spacing w:line="360" w:lineRule="auto"/>
        <w:jc w:val="center"/>
        <w:rPr>
          <w:rFonts w:ascii="Times New Roman" w:hAnsiTheme="minorEastAsia"/>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8</w:t>
      </w:r>
      <w:r>
        <w:rPr>
          <w:rFonts w:hint="eastAsia" w:ascii="Times New Roman" w:hAnsi="Times New Roman"/>
          <w:color w:val="000000" w:themeColor="text1"/>
          <w:szCs w:val="24"/>
          <w14:textFill>
            <w14:solidFill>
              <w14:schemeClr w14:val="tx1"/>
            </w14:solidFill>
          </w14:textFill>
        </w:rPr>
        <w:t xml:space="preserve"> </w:t>
      </w:r>
      <w:r>
        <w:rPr>
          <w:rFonts w:ascii="Times New Roman" w:hAnsiTheme="minorEastAsia"/>
          <w:color w:val="000000" w:themeColor="text1"/>
          <w:szCs w:val="24"/>
          <w14:textFill>
            <w14:solidFill>
              <w14:schemeClr w14:val="tx1"/>
            </w14:solidFill>
          </w14:textFill>
        </w:rPr>
        <w:t>默认路由</w:t>
      </w:r>
      <w:r>
        <w:rPr>
          <w:rFonts w:hint="eastAsia"/>
        </w:rPr>
        <w:t>配置及测试</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heme="minorEastAsia"/>
          <w:color w:val="000000" w:themeColor="text1"/>
          <w:szCs w:val="24"/>
          <w14:textFill>
            <w14:solidFill>
              <w14:schemeClr w14:val="tx1"/>
            </w14:solidFill>
          </w14:textFill>
        </w:rPr>
        <w:t>配置</w:t>
      </w:r>
      <w:bookmarkStart w:id="46" w:name="OLE_LINK61"/>
      <w:bookmarkStart w:id="47" w:name="OLE_LINK60"/>
      <w:r>
        <w:rPr>
          <w:rFonts w:ascii="Times New Roman" w:hAnsiTheme="minorEastAsia"/>
          <w:color w:val="000000" w:themeColor="text1"/>
          <w:szCs w:val="24"/>
          <w14:textFill>
            <w14:solidFill>
              <w14:schemeClr w14:val="tx1"/>
            </w14:solidFill>
          </w14:textFill>
        </w:rPr>
        <w:t>业务组</w:t>
      </w:r>
      <w:bookmarkEnd w:id="46"/>
      <w:bookmarkEnd w:id="47"/>
      <w:r>
        <w:rPr>
          <w:rFonts w:ascii="Times New Roman" w:hAnsi="Times New Roman"/>
          <w:color w:val="000000" w:themeColor="text1"/>
          <w:szCs w:val="24"/>
          <w14:textFill>
            <w14:solidFill>
              <w14:schemeClr w14:val="tx1"/>
            </w14:solidFill>
          </w14:textFill>
        </w:rPr>
        <w:t xml:space="preserve"> </w:t>
      </w:r>
      <w:r>
        <w:rPr>
          <w:rFonts w:ascii="Times New Roman" w:hAnsiTheme="minorEastAsia"/>
          <w:color w:val="000000" w:themeColor="text1"/>
          <w:szCs w:val="24"/>
          <w14:textFill>
            <w14:solidFill>
              <w14:schemeClr w14:val="tx1"/>
            </w14:solidFill>
          </w14:textFill>
        </w:rPr>
        <w:t>（查看上下行信道的链接，及配置关系）</w:t>
      </w:r>
      <w:r>
        <w:rPr>
          <w:rFonts w:hint="eastAsia" w:ascii="Times New Roman" w:hAnsiTheme="minorEastAsia"/>
          <w:color w:val="000000" w:themeColor="text1"/>
          <w:szCs w:val="24"/>
          <w14:textFill>
            <w14:solidFill>
              <w14:schemeClr w14:val="tx1"/>
            </w14:solidFill>
          </w14:textFill>
        </w:rPr>
        <w:t>，具体配置下行代码如下：</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CASA-C100G(config)#service group 1</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CASA-C100G(conf-svc-grp 1)#qam 1/0/0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CASA-C100G(conf-svc-grp 1)#qam 1/0/1</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CASA-C100G(conf-svc-grp 1)#qam 1/0/2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CASA-C100G(conf-svc-grp 1)#qam 1/0/3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CASA-C100G(conf-svc-grp 1)#upstream 10/0.0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CASA-C100G(conf-svc-grp 1)#upstream 10/0.1</w:t>
      </w:r>
    </w:p>
    <w:p>
      <w:pPr>
        <w:adjustRightInd w:val="0"/>
        <w:snapToGrid w:val="0"/>
        <w:spacing w:line="360" w:lineRule="auto"/>
        <w:jc w:val="left"/>
      </w:pPr>
      <w:r>
        <w:rPr>
          <w:rFonts w:hint="eastAsia" w:ascii="Times New Roman" w:hAnsi="Times New Roman"/>
          <w:color w:val="000000" w:themeColor="text1"/>
          <w:szCs w:val="24"/>
          <w:lang w:eastAsia="zh-CN"/>
          <w14:textFill>
            <w14:solidFill>
              <w14:schemeClr w14:val="tx1"/>
            </w14:solidFill>
          </w14:textFill>
        </w:rPr>
        <w:t>如</w:t>
      </w:r>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9为</w:t>
      </w:r>
      <w:r>
        <w:rPr>
          <w:rFonts w:ascii="Times New Roman" w:hAnsiTheme="minorEastAsia"/>
          <w:color w:val="000000" w:themeColor="text1"/>
          <w:szCs w:val="24"/>
          <w14:textFill>
            <w14:solidFill>
              <w14:schemeClr w14:val="tx1"/>
            </w14:solidFill>
          </w14:textFill>
        </w:rPr>
        <w:t>业务组</w:t>
      </w:r>
      <w:r>
        <w:rPr>
          <w:rFonts w:hint="eastAsia"/>
        </w:rPr>
        <w:t>配置及测试</w:t>
      </w:r>
      <w:r>
        <w:rPr>
          <w:rFonts w:hint="eastAsia"/>
          <w:lang w:eastAsia="zh-CN"/>
        </w:rPr>
        <w:t>。</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drawing>
          <wp:inline distT="0" distB="0" distL="0" distR="0">
            <wp:extent cx="4010025" cy="19050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4010025" cy="1905000"/>
                    </a:xfrm>
                    <a:prstGeom prst="rect">
                      <a:avLst/>
                    </a:prstGeom>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9</w:t>
      </w:r>
      <w:r>
        <w:rPr>
          <w:rFonts w:ascii="Times New Roman" w:hAnsiTheme="minorEastAsia"/>
          <w:color w:val="000000" w:themeColor="text1"/>
          <w:szCs w:val="24"/>
          <w14:textFill>
            <w14:solidFill>
              <w14:schemeClr w14:val="tx1"/>
            </w14:solidFill>
          </w14:textFill>
        </w:rPr>
        <w:t>业务组</w:t>
      </w:r>
      <w:r>
        <w:rPr>
          <w:rFonts w:hint="eastAsia"/>
        </w:rPr>
        <w:t>配置及测试</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heme="minorEastAsia"/>
          <w:color w:val="000000" w:themeColor="text1"/>
          <w:szCs w:val="24"/>
          <w14:textFill>
            <w14:solidFill>
              <w14:schemeClr w14:val="tx1"/>
            </w14:solidFill>
          </w14:textFill>
        </w:rPr>
        <w:t>配置</w:t>
      </w:r>
      <w:r>
        <w:rPr>
          <w:rFonts w:ascii="Times New Roman" w:hAnsi="Times New Roman"/>
          <w:color w:val="000000" w:themeColor="text1"/>
          <w:szCs w:val="24"/>
          <w14:textFill>
            <w14:solidFill>
              <w14:schemeClr w14:val="tx1"/>
            </w14:solidFill>
          </w14:textFill>
        </w:rPr>
        <w:t xml:space="preserve"> </w:t>
      </w:r>
      <w:bookmarkStart w:id="48" w:name="OLE_LINK62"/>
      <w:r>
        <w:rPr>
          <w:rFonts w:ascii="Times New Roman" w:hAnsi="Times New Roman"/>
          <w:color w:val="000000" w:themeColor="text1"/>
          <w:szCs w:val="24"/>
          <w14:textFill>
            <w14:solidFill>
              <w14:schemeClr w14:val="tx1"/>
            </w14:solidFill>
          </w14:textFill>
        </w:rPr>
        <w:t>docsis-mac</w:t>
      </w:r>
      <w:bookmarkEnd w:id="48"/>
      <w:r>
        <w:rPr>
          <w:rFonts w:ascii="Times New Roman" w:hAnsi="Times New Roman"/>
          <w:color w:val="000000" w:themeColor="text1"/>
          <w:szCs w:val="24"/>
          <w14:textFill>
            <w14:solidFill>
              <w14:schemeClr w14:val="tx1"/>
            </w14:solidFill>
          </w14:textFill>
        </w:rPr>
        <w:t xml:space="preserve"> </w:t>
      </w:r>
      <w:r>
        <w:rPr>
          <w:rFonts w:hint="eastAsia" w:ascii="Times New Roman" w:hAnsi="Times New Roman"/>
          <w:color w:val="000000" w:themeColor="text1"/>
          <w:szCs w:val="24"/>
          <w14:textFill>
            <w14:solidFill>
              <w14:schemeClr w14:val="tx1"/>
            </w14:solidFill>
          </w14:textFill>
        </w:rPr>
        <w:t>，</w:t>
      </w:r>
      <w:r>
        <w:rPr>
          <w:rFonts w:hint="eastAsia" w:ascii="Times New Roman" w:hAnsiTheme="minorEastAsia"/>
          <w:color w:val="000000" w:themeColor="text1"/>
          <w:szCs w:val="24"/>
          <w14:textFill>
            <w14:solidFill>
              <w14:schemeClr w14:val="tx1"/>
            </w14:solidFill>
          </w14:textFill>
        </w:rPr>
        <w:t>具体配置下行代码如下：</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CASA-C100G(config)#interface docsis-mac 1</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CASA-C100G(conf-if-mac 1)#ip bundle 1(</w:t>
      </w:r>
      <w:r>
        <w:rPr>
          <w:rFonts w:ascii="Times New Roman" w:hAnsiTheme="minorEastAsia"/>
          <w:color w:val="000000" w:themeColor="text1"/>
          <w:szCs w:val="24"/>
          <w14:textFill>
            <w14:solidFill>
              <w14:schemeClr w14:val="tx1"/>
            </w14:solidFill>
          </w14:textFill>
        </w:rPr>
        <w:t>将</w:t>
      </w:r>
      <w:r>
        <w:rPr>
          <w:rFonts w:ascii="Times New Roman" w:hAnsi="Times New Roman"/>
          <w:color w:val="000000" w:themeColor="text1"/>
          <w:szCs w:val="24"/>
          <w14:textFill>
            <w14:solidFill>
              <w14:schemeClr w14:val="tx1"/>
            </w14:solidFill>
          </w14:textFill>
        </w:rPr>
        <w:t>IP bundle</w:t>
      </w:r>
      <w:r>
        <w:rPr>
          <w:rFonts w:ascii="Times New Roman" w:hAnsiTheme="minorEastAsia"/>
          <w:color w:val="000000" w:themeColor="text1"/>
          <w:szCs w:val="24"/>
          <w14:textFill>
            <w14:solidFill>
              <w14:schemeClr w14:val="tx1"/>
            </w14:solidFill>
          </w14:textFill>
        </w:rPr>
        <w:t>配置好再添加进去</w:t>
      </w:r>
      <w:r>
        <w:rPr>
          <w:rFonts w:ascii="Times New Roman" w:hAnsi="Times New Roman"/>
          <w:color w:val="000000" w:themeColor="text1"/>
          <w:szCs w:val="24"/>
          <w14:textFill>
            <w14:solidFill>
              <w14:schemeClr w14:val="tx1"/>
            </w14:solidFill>
          </w14:textFill>
        </w:rPr>
        <w:t>)</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CASA-C100G(conf-if-mac 1)#downstream 1 interface qam 1/0/0</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CASA-C100G(conf-if-mac 1)#downstream 2 interface qam 1/0/1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CASA-C100G(conf-if-mac 1)#downstream 3 interface qam 1/0/2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CASA-C100G(conf-if-mac 1)#downstream 4 interface qam 1/0/3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CASA-C100G(conf-if-mac 1)#upstream 1 interface upstream 10/0.0/0</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CASA-C100G(conf-if-mac 1)#upstream 2 interface upstream 10/0.0/1</w:t>
      </w:r>
    </w:p>
    <w:p>
      <w:pPr>
        <w:adjustRightInd w:val="0"/>
        <w:snapToGrid w:val="0"/>
        <w:spacing w:line="360" w:lineRule="auto"/>
        <w:jc w:val="left"/>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lang w:eastAsia="zh-CN"/>
          <w14:textFill>
            <w14:solidFill>
              <w14:schemeClr w14:val="tx1"/>
            </w14:solidFill>
          </w14:textFill>
        </w:rPr>
        <w:t>如</w:t>
      </w: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10和 图11为</w:t>
      </w:r>
      <w:r>
        <w:rPr>
          <w:rFonts w:hint="eastAsia"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t>docsis-mac</w:t>
      </w:r>
      <w:r>
        <w:rPr>
          <w:rFonts w:hint="eastAsia"/>
        </w:rPr>
        <w:t>配置及测试</w:t>
      </w:r>
      <w:r>
        <w:rPr>
          <w:rFonts w:hint="eastAsia"/>
          <w:lang w:eastAsia="zh-CN"/>
        </w:rPr>
        <w:t>。</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66690" cy="2099310"/>
            <wp:effectExtent l="0" t="0" r="10160" b="152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5"/>
                    <a:stretch>
                      <a:fillRect/>
                    </a:stretch>
                  </pic:blipFill>
                  <pic:spPr>
                    <a:xfrm>
                      <a:off x="0" y="0"/>
                      <a:ext cx="5266690" cy="2099310"/>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10</w:t>
      </w:r>
      <w:r>
        <w:rPr>
          <w:rFonts w:hint="eastAsia" w:ascii="Times New Roman" w:hAnsi="Times New Roman"/>
          <w:color w:val="000000" w:themeColor="text1"/>
          <w:szCs w:val="24"/>
          <w14:textFill>
            <w14:solidFill>
              <w14:schemeClr w14:val="tx1"/>
            </w14:solidFill>
          </w14:textFill>
        </w:rPr>
        <w:t xml:space="preserve"> </w:t>
      </w:r>
      <w:bookmarkStart w:id="49" w:name="OLE_LINK63"/>
      <w:bookmarkStart w:id="50" w:name="OLE_LINK64"/>
      <w:r>
        <w:rPr>
          <w:rFonts w:ascii="Times New Roman" w:hAnsi="Times New Roman"/>
          <w:color w:val="000000" w:themeColor="text1"/>
          <w:szCs w:val="24"/>
          <w14:textFill>
            <w14:solidFill>
              <w14:schemeClr w14:val="tx1"/>
            </w14:solidFill>
          </w14:textFill>
        </w:rPr>
        <w:t>docsis-mac</w:t>
      </w:r>
      <w:r>
        <w:rPr>
          <w:rFonts w:hint="eastAsia"/>
        </w:rPr>
        <w:t>配置及测试</w:t>
      </w:r>
      <w:bookmarkEnd w:id="49"/>
      <w:bookmarkEnd w:id="50"/>
    </w:p>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73675" cy="19964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6"/>
                    <a:stretch>
                      <a:fillRect/>
                    </a:stretch>
                  </pic:blipFill>
                  <pic:spPr>
                    <a:xfrm>
                      <a:off x="0" y="0"/>
                      <a:ext cx="5274310" cy="1997069"/>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11</w:t>
      </w:r>
      <w:r>
        <w:rPr>
          <w:rFonts w:hint="eastAsia"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t>docsis-mac</w:t>
      </w:r>
      <w:r>
        <w:rPr>
          <w:rFonts w:hint="eastAsia"/>
        </w:rPr>
        <w:t>配置及测试</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NSI</w:t>
      </w:r>
      <w:r>
        <w:rPr>
          <w:rFonts w:ascii="Times New Roman" w:hAnsiTheme="minorEastAsia"/>
          <w:color w:val="000000" w:themeColor="text1"/>
          <w:szCs w:val="24"/>
          <w14:textFill>
            <w14:solidFill>
              <w14:schemeClr w14:val="tx1"/>
            </w14:solidFill>
          </w14:textFill>
        </w:rPr>
        <w:t>侧接口</w:t>
      </w:r>
      <w:r>
        <w:rPr>
          <w:rFonts w:hint="eastAsia" w:ascii="Times New Roman" w:hAnsiTheme="minorEastAsia"/>
          <w:color w:val="000000" w:themeColor="text1"/>
          <w:szCs w:val="24"/>
          <w14:textFill>
            <w14:solidFill>
              <w14:schemeClr w14:val="tx1"/>
            </w14:solidFill>
          </w14:textFill>
        </w:rPr>
        <w:t>，</w:t>
      </w:r>
      <w:r>
        <w:rPr>
          <w:rFonts w:ascii="Times New Roman" w:hAnsiTheme="minorEastAsia"/>
          <w:color w:val="000000" w:themeColor="text1"/>
          <w:szCs w:val="24"/>
          <w14:textFill>
            <w14:solidFill>
              <w14:schemeClr w14:val="tx1"/>
            </w14:solidFill>
          </w14:textFill>
        </w:rPr>
        <w:t>配置</w:t>
      </w:r>
      <w:bookmarkStart w:id="51" w:name="OLE_LINK66"/>
      <w:bookmarkStart w:id="52" w:name="OLE_LINK65"/>
      <w:r>
        <w:rPr>
          <w:rFonts w:ascii="Times New Roman" w:hAnsi="Times New Roman"/>
          <w:color w:val="000000" w:themeColor="text1"/>
          <w:szCs w:val="24"/>
          <w14:textFill>
            <w14:solidFill>
              <w14:schemeClr w14:val="tx1"/>
            </w14:solidFill>
          </w14:textFill>
        </w:rPr>
        <w:t>IP-bundle</w:t>
      </w:r>
      <w:bookmarkEnd w:id="51"/>
      <w:bookmarkEnd w:id="52"/>
      <w:r>
        <w:rPr>
          <w:rFonts w:hint="eastAsia" w:ascii="Times New Roman" w:hAnsi="Times New Roman"/>
          <w:color w:val="000000" w:themeColor="text1"/>
          <w:szCs w:val="24"/>
          <w14:textFill>
            <w14:solidFill>
              <w14:schemeClr w14:val="tx1"/>
            </w14:solidFill>
          </w14:textFill>
        </w:rPr>
        <w:t>并测试如下：</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CASA-C100G(config)#interface ip-bundle 1</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CASA-C100G(ip-bundle 1)#ip address 10.0.0.1 255.255.255.0</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CASA-C100G(ip-bundle 1)#cable helper-address 172.0.9.201</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CASA-C100G(ip-bundle 1)#cable helper-address 172.0.9.200 </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CASA-C100G(ip-bundle 1)#end</w:t>
      </w:r>
    </w:p>
    <w:p>
      <w:pPr>
        <w:adjustRightInd w:val="0"/>
        <w:snapToGrid w:val="0"/>
        <w:spacing w:line="360" w:lineRule="auto"/>
        <w:jc w:val="left"/>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lang w:eastAsia="zh-CN"/>
          <w14:textFill>
            <w14:solidFill>
              <w14:schemeClr w14:val="tx1"/>
            </w14:solidFill>
          </w14:textFill>
        </w:rPr>
        <w:t>如</w:t>
      </w:r>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12</w:t>
      </w:r>
      <w:r>
        <w:rPr>
          <w:rFonts w:hint="eastAsia" w:ascii="Times New Roman" w:hAnsi="Times New Roman"/>
          <w:color w:val="000000" w:themeColor="text1"/>
          <w:szCs w:val="24"/>
          <w14:textFill>
            <w14:solidFill>
              <w14:schemeClr w14:val="tx1"/>
            </w14:solidFill>
          </w14:textFill>
        </w:rPr>
        <w:t xml:space="preserve"> </w:t>
      </w:r>
      <w:r>
        <w:rPr>
          <w:rFonts w:hint="eastAsia" w:ascii="Times New Roman" w:hAnsi="Times New Roman"/>
          <w:color w:val="000000" w:themeColor="text1"/>
          <w:szCs w:val="24"/>
          <w:lang w:eastAsia="zh-CN"/>
          <w14:textFill>
            <w14:solidFill>
              <w14:schemeClr w14:val="tx1"/>
            </w14:solidFill>
          </w14:textFill>
        </w:rPr>
        <w:t>为</w:t>
      </w:r>
      <w:r>
        <w:rPr>
          <w:rFonts w:ascii="Times New Roman" w:hAnsi="Times New Roman"/>
          <w:color w:val="000000" w:themeColor="text1"/>
          <w:szCs w:val="24"/>
          <w14:textFill>
            <w14:solidFill>
              <w14:schemeClr w14:val="tx1"/>
            </w14:solidFill>
          </w14:textFill>
        </w:rPr>
        <w:t>IP-bundle</w:t>
      </w:r>
      <w:r>
        <w:rPr>
          <w:rFonts w:hint="eastAsia"/>
        </w:rPr>
        <w:t>配置及测试</w:t>
      </w:r>
      <w:r>
        <w:rPr>
          <w:rFonts w:hint="eastAsia"/>
          <w:lang w:eastAsia="zh-CN"/>
        </w:rPr>
        <w:t>。</w:t>
      </w:r>
    </w:p>
    <w:p>
      <w:pPr>
        <w:adjustRightInd w:val="0"/>
        <w:snapToGrid w:val="0"/>
        <w:spacing w:line="360" w:lineRule="auto"/>
        <w:ind w:firstLine="480" w:firstLineChars="200"/>
        <w:rPr>
          <w:rFonts w:ascii="Times New Roman" w:hAnsi="Times New Roman"/>
          <w:color w:val="000000" w:themeColor="text1"/>
          <w:szCs w:val="24"/>
          <w14:textFill>
            <w14:solidFill>
              <w14:schemeClr w14:val="tx1"/>
            </w14:solidFill>
          </w14:textFill>
        </w:rPr>
      </w:pPr>
    </w:p>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71770" cy="2258060"/>
            <wp:effectExtent l="0" t="0" r="508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stretch>
                      <a:fillRect/>
                    </a:stretch>
                  </pic:blipFill>
                  <pic:spPr>
                    <a:xfrm>
                      <a:off x="0" y="0"/>
                      <a:ext cx="5271770" cy="2258060"/>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图</w:t>
      </w:r>
      <w:r>
        <w:rPr>
          <w:rFonts w:hint="eastAsia" w:ascii="Times New Roman" w:hAnsi="Times New Roman"/>
          <w:color w:val="000000" w:themeColor="text1"/>
          <w:szCs w:val="24"/>
          <w:lang w:val="en-US" w:eastAsia="zh-CN"/>
          <w14:textFill>
            <w14:solidFill>
              <w14:schemeClr w14:val="tx1"/>
            </w14:solidFill>
          </w14:textFill>
        </w:rPr>
        <w:t>12</w:t>
      </w:r>
      <w:r>
        <w:rPr>
          <w:rFonts w:hint="eastAsia"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t>IP-bundle</w:t>
      </w:r>
      <w:r>
        <w:rPr>
          <w:rFonts w:hint="eastAsia"/>
        </w:rPr>
        <w:t>配置及测试</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rPr>
          <w:rFonts w:ascii="Times New Roman" w:hAnsiTheme="minorEastAsia"/>
          <w:color w:val="000000" w:themeColor="text1"/>
          <w:szCs w:val="24"/>
          <w14:textFill>
            <w14:solidFill>
              <w14:schemeClr w14:val="tx1"/>
            </w14:solidFill>
          </w14:textFill>
        </w:rPr>
        <w:t>配置</w:t>
      </w:r>
      <w:bookmarkStart w:id="53" w:name="OLE_LINK67"/>
      <w:r>
        <w:rPr>
          <w:rFonts w:ascii="Times New Roman" w:hAnsiTheme="minorEastAsia"/>
          <w:color w:val="000000" w:themeColor="text1"/>
          <w:szCs w:val="24"/>
          <w14:textFill>
            <w14:solidFill>
              <w14:schemeClr w14:val="tx1"/>
            </w14:solidFill>
          </w14:textFill>
        </w:rPr>
        <w:t>数据接口</w:t>
      </w:r>
      <w:bookmarkEnd w:id="53"/>
      <w:r>
        <w:rPr>
          <w:rFonts w:ascii="Times New Roman" w:hAnsi="Times New Roman"/>
          <w:color w:val="000000" w:themeColor="text1"/>
          <w:szCs w:val="24"/>
          <w14:textFill>
            <w14:solidFill>
              <w14:schemeClr w14:val="tx1"/>
            </w14:solidFill>
          </w14:textFill>
        </w:rPr>
        <w:t xml:space="preserve">gige 6/0 </w:t>
      </w:r>
      <w:r>
        <w:rPr>
          <w:rFonts w:ascii="Times New Roman" w:hAnsiTheme="minorEastAsia"/>
          <w:color w:val="000000" w:themeColor="text1"/>
          <w:szCs w:val="24"/>
          <w14:textFill>
            <w14:solidFill>
              <w14:schemeClr w14:val="tx1"/>
            </w14:solidFill>
          </w14:textFill>
        </w:rPr>
        <w:t>默认路由</w:t>
      </w:r>
      <w:r>
        <w:rPr>
          <w:rFonts w:hint="eastAsia" w:ascii="Times New Roman" w:hAnsiTheme="minorEastAsia"/>
          <w:color w:val="000000" w:themeColor="text1"/>
          <w:szCs w:val="24"/>
          <w14:textFill>
            <w14:solidFill>
              <w14:schemeClr w14:val="tx1"/>
            </w14:solidFill>
          </w14:textFill>
        </w:rPr>
        <w:t>及测试如下：</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CASA-C100G(config)#interface gige 6/0     </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CASA-C100G(config-if-gige 6/0)#ip address 172.0.9.170 255.255.255.0</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CASA-C100G(config-if-gige 6/0)#end</w:t>
      </w:r>
    </w:p>
    <w:p>
      <w:pPr>
        <w:adjustRightInd w:val="0"/>
        <w:snapToGrid w:val="0"/>
        <w:spacing w:line="360" w:lineRule="auto"/>
        <w:jc w:val="left"/>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lang w:eastAsia="zh-CN"/>
          <w14:textFill>
            <w14:solidFill>
              <w14:schemeClr w14:val="tx1"/>
            </w14:solidFill>
          </w14:textFill>
        </w:rPr>
        <w:t>如</w:t>
      </w:r>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13为</w:t>
      </w:r>
      <w:r>
        <w:rPr>
          <w:rFonts w:hint="eastAsia" w:ascii="Times New Roman" w:hAnsi="Times New Roman"/>
          <w:color w:val="000000" w:themeColor="text1"/>
          <w:szCs w:val="24"/>
          <w14:textFill>
            <w14:solidFill>
              <w14:schemeClr w14:val="tx1"/>
            </w14:solidFill>
          </w14:textFill>
        </w:rPr>
        <w:t xml:space="preserve"> </w:t>
      </w:r>
      <w:r>
        <w:rPr>
          <w:rFonts w:ascii="Times New Roman" w:hAnsiTheme="minorEastAsia"/>
          <w:color w:val="000000" w:themeColor="text1"/>
          <w:szCs w:val="24"/>
          <w14:textFill>
            <w14:solidFill>
              <w14:schemeClr w14:val="tx1"/>
            </w14:solidFill>
          </w14:textFill>
        </w:rPr>
        <w:t>数据接口</w:t>
      </w:r>
      <w:r>
        <w:rPr>
          <w:rFonts w:hint="eastAsia"/>
        </w:rPr>
        <w:t>配置及测试</w:t>
      </w:r>
      <w:r>
        <w:rPr>
          <w:rFonts w:hint="eastAsia"/>
          <w:lang w:eastAsia="zh-CN"/>
        </w:rPr>
        <w:t>。</w:t>
      </w:r>
    </w:p>
    <w:p>
      <w:pPr>
        <w:adjustRightInd w:val="0"/>
        <w:snapToGrid w:val="0"/>
        <w:spacing w:line="360" w:lineRule="auto"/>
        <w:rPr>
          <w:rFonts w:ascii="Times New Roman" w:hAnsi="Times New Roman"/>
          <w:color w:val="000000" w:themeColor="text1"/>
          <w:szCs w:val="24"/>
          <w14:textFill>
            <w14:solidFill>
              <w14:schemeClr w14:val="tx1"/>
            </w14:solidFill>
          </w14:textFill>
        </w:rPr>
      </w:pPr>
      <w:r>
        <w:drawing>
          <wp:inline distT="0" distB="0" distL="0" distR="0">
            <wp:extent cx="5266690" cy="2984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8"/>
                    <a:stretch>
                      <a:fillRect/>
                    </a:stretch>
                  </pic:blipFill>
                  <pic:spPr>
                    <a:xfrm>
                      <a:off x="0" y="0"/>
                      <a:ext cx="5266690" cy="2984500"/>
                    </a:xfrm>
                    <a:prstGeom prst="rect">
                      <a:avLst/>
                    </a:prstGeom>
                    <a:noFill/>
                    <a:ln w="9525">
                      <a:noFill/>
                      <a:miter/>
                    </a:ln>
                  </pic:spPr>
                </pic:pic>
              </a:graphicData>
            </a:graphic>
          </wp:inline>
        </w:drawing>
      </w:r>
    </w:p>
    <w:p>
      <w:pPr>
        <w:adjustRightInd w:val="0"/>
        <w:snapToGrid w:val="0"/>
        <w:spacing w:line="360" w:lineRule="auto"/>
        <w:jc w:val="center"/>
        <w:rPr>
          <w:rFonts w:ascii="Times New Roman" w:hAnsi="Times New Roman"/>
          <w:color w:val="000000" w:themeColor="text1"/>
          <w:szCs w:val="24"/>
          <w14:textFill>
            <w14:solidFill>
              <w14:schemeClr w14:val="tx1"/>
            </w14:solidFill>
          </w14:textFill>
        </w:rPr>
      </w:pPr>
      <w:r>
        <w:rPr>
          <w:rFonts w:hint="eastAsia" w:ascii="Times New Roman" w:hAnsi="Times New Roman"/>
          <w:color w:val="000000" w:themeColor="text1"/>
          <w:szCs w:val="24"/>
          <w14:textFill>
            <w14:solidFill>
              <w14:schemeClr w14:val="tx1"/>
            </w14:solidFill>
          </w14:textFill>
        </w:rPr>
        <w:t xml:space="preserve">图 </w:t>
      </w:r>
      <w:r>
        <w:rPr>
          <w:rFonts w:hint="eastAsia" w:ascii="Times New Roman" w:hAnsi="Times New Roman"/>
          <w:color w:val="000000" w:themeColor="text1"/>
          <w:szCs w:val="24"/>
          <w:lang w:val="en-US" w:eastAsia="zh-CN"/>
          <w14:textFill>
            <w14:solidFill>
              <w14:schemeClr w14:val="tx1"/>
            </w14:solidFill>
          </w14:textFill>
        </w:rPr>
        <w:t>13</w:t>
      </w:r>
      <w:r>
        <w:rPr>
          <w:rFonts w:hint="eastAsia" w:ascii="Times New Roman" w:hAnsi="Times New Roman"/>
          <w:color w:val="000000" w:themeColor="text1"/>
          <w:szCs w:val="24"/>
          <w14:textFill>
            <w14:solidFill>
              <w14:schemeClr w14:val="tx1"/>
            </w14:solidFill>
          </w14:textFill>
        </w:rPr>
        <w:t xml:space="preserve"> </w:t>
      </w:r>
      <w:r>
        <w:rPr>
          <w:rFonts w:ascii="Times New Roman" w:hAnsiTheme="minorEastAsia"/>
          <w:color w:val="000000" w:themeColor="text1"/>
          <w:szCs w:val="24"/>
          <w14:textFill>
            <w14:solidFill>
              <w14:schemeClr w14:val="tx1"/>
            </w14:solidFill>
          </w14:textFill>
        </w:rPr>
        <w:t>数据接口</w:t>
      </w:r>
      <w:r>
        <w:rPr>
          <w:rFonts w:hint="eastAsia"/>
        </w:rPr>
        <w:t>配置及测试</w:t>
      </w:r>
    </w:p>
    <w:p>
      <w:pPr>
        <w:pStyle w:val="4"/>
        <w:adjustRightInd w:val="0"/>
        <w:snapToGrid w:val="0"/>
        <w:spacing w:before="0" w:after="0" w:line="360" w:lineRule="auto"/>
        <w:jc w:val="both"/>
        <w:rPr>
          <w:rFonts w:ascii="黑体" w:hAnsi="Times New Roman" w:eastAsia="黑体"/>
          <w:szCs w:val="24"/>
        </w:rPr>
      </w:pPr>
      <w:bookmarkStart w:id="54" w:name="_Toc29414"/>
      <w:r>
        <w:rPr>
          <w:rFonts w:hint="eastAsia" w:ascii="黑体" w:hAnsi="Times New Roman" w:eastAsia="黑体"/>
          <w:szCs w:val="24"/>
        </w:rPr>
        <w:t xml:space="preserve">3.3.4 </w:t>
      </w:r>
      <w:r>
        <w:rPr>
          <w:rFonts w:hint="eastAsia" w:ascii="黑体" w:eastAsia="黑体" w:hAnsiTheme="minorEastAsia"/>
          <w:szCs w:val="24"/>
        </w:rPr>
        <w:t>完整的配置文件</w:t>
      </w:r>
      <w:bookmarkEnd w:id="54"/>
    </w:p>
    <w:p>
      <w:pPr>
        <w:pStyle w:val="7"/>
        <w:adjustRightInd w:val="0"/>
        <w:snapToGrid w:val="0"/>
        <w:spacing w:line="360" w:lineRule="auto"/>
        <w:ind w:firstLine="480" w:firstLineChars="200"/>
        <w:rPr>
          <w:rFonts w:ascii="Times New Roman" w:hAnsi="Times New Roman" w:cs="Times New Roman" w:eastAsiaTheme="minorEastAsia"/>
          <w:szCs w:val="24"/>
        </w:rPr>
      </w:pPr>
      <w:r>
        <w:rPr>
          <w:rFonts w:ascii="Times New Roman" w:hAnsi="Times New Roman" w:cs="Times New Roman" w:eastAsiaTheme="minorEastAsia"/>
          <w:szCs w:val="24"/>
        </w:rPr>
        <w:t>CableModem</w:t>
      </w:r>
      <w:r>
        <w:rPr>
          <w:rFonts w:ascii="Times New Roman" w:cs="Times New Roman" w:hAnsiTheme="minorEastAsia" w:eastAsiaTheme="minorEastAsia"/>
          <w:szCs w:val="24"/>
        </w:rPr>
        <w:t>接入系统中</w:t>
      </w:r>
      <w:r>
        <w:rPr>
          <w:rFonts w:ascii="Times New Roman" w:hAnsi="Times New Roman" w:cs="Times New Roman" w:eastAsiaTheme="minorEastAsia"/>
          <w:szCs w:val="24"/>
        </w:rPr>
        <w:t>CMTS</w:t>
      </w:r>
      <w:r>
        <w:rPr>
          <w:rFonts w:ascii="Times New Roman" w:cs="Times New Roman" w:hAnsiTheme="minorEastAsia" w:eastAsiaTheme="minorEastAsia"/>
          <w:szCs w:val="24"/>
        </w:rPr>
        <w:t>头端的配置</w:t>
      </w:r>
      <w:r>
        <w:rPr>
          <w:rFonts w:ascii="Times New Roman" w:hAnsi="Times New Roman" w:cs="Times New Roman" w:eastAsiaTheme="minorEastAsia"/>
          <w:szCs w:val="24"/>
        </w:rPr>
        <w:t>Cisco uBR7100</w:t>
      </w:r>
      <w:r>
        <w:rPr>
          <w:rFonts w:ascii="Times New Roman" w:cs="Times New Roman" w:hAnsiTheme="minorEastAsia" w:eastAsiaTheme="minorEastAsia"/>
          <w:szCs w:val="24"/>
        </w:rPr>
        <w:t>系列</w:t>
      </w:r>
      <w:r>
        <w:rPr>
          <w:rFonts w:ascii="Times New Roman" w:hAnsi="Times New Roman" w:cs="Times New Roman" w:eastAsiaTheme="minorEastAsia"/>
          <w:szCs w:val="24"/>
        </w:rPr>
        <w:t>CMTS</w:t>
      </w:r>
      <w:r>
        <w:rPr>
          <w:rFonts w:ascii="Times New Roman" w:cs="Times New Roman" w:hAnsiTheme="minorEastAsia" w:eastAsiaTheme="minorEastAsia"/>
          <w:szCs w:val="24"/>
        </w:rPr>
        <w:t>集成了</w:t>
      </w:r>
      <w:r>
        <w:rPr>
          <w:rFonts w:ascii="Times New Roman" w:hAnsi="Times New Roman" w:cs="Times New Roman" w:eastAsiaTheme="minorEastAsia"/>
          <w:szCs w:val="24"/>
        </w:rPr>
        <w:t>DHCP</w:t>
      </w:r>
      <w:r>
        <w:rPr>
          <w:rFonts w:ascii="Times New Roman" w:cs="Times New Roman" w:hAnsiTheme="minorEastAsia" w:eastAsiaTheme="minorEastAsia"/>
          <w:szCs w:val="24"/>
        </w:rPr>
        <w:t>服务器、</w:t>
      </w:r>
      <w:r>
        <w:rPr>
          <w:rFonts w:ascii="Times New Roman" w:hAnsi="Times New Roman" w:cs="Times New Roman" w:eastAsiaTheme="minorEastAsia"/>
          <w:szCs w:val="24"/>
        </w:rPr>
        <w:t>TFTP</w:t>
      </w:r>
      <w:r>
        <w:rPr>
          <w:rFonts w:ascii="Times New Roman" w:cs="Times New Roman" w:hAnsiTheme="minorEastAsia" w:eastAsiaTheme="minorEastAsia"/>
          <w:szCs w:val="24"/>
        </w:rPr>
        <w:t>服务器功能。下面给出利用</w:t>
      </w:r>
      <w:r>
        <w:rPr>
          <w:rFonts w:ascii="Times New Roman" w:hAnsi="Times New Roman" w:cs="Times New Roman" w:eastAsiaTheme="minorEastAsia"/>
          <w:szCs w:val="24"/>
        </w:rPr>
        <w:t>Cisco uBR7100CMTS</w:t>
      </w:r>
      <w:r>
        <w:rPr>
          <w:rFonts w:ascii="Times New Roman" w:cs="Times New Roman" w:hAnsiTheme="minorEastAsia" w:eastAsiaTheme="minorEastAsia"/>
          <w:szCs w:val="24"/>
        </w:rPr>
        <w:t>实现</w:t>
      </w:r>
      <w:r>
        <w:rPr>
          <w:rFonts w:ascii="Times New Roman" w:hAnsi="Times New Roman" w:cs="Times New Roman" w:eastAsiaTheme="minorEastAsia"/>
          <w:szCs w:val="24"/>
        </w:rPr>
        <w:t>CableModem</w:t>
      </w:r>
      <w:r>
        <w:rPr>
          <w:rFonts w:ascii="Times New Roman" w:cs="Times New Roman" w:hAnsiTheme="minorEastAsia" w:eastAsiaTheme="minorEastAsia"/>
          <w:szCs w:val="24"/>
        </w:rPr>
        <w:t>接入的基本配置</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考虑到目前国内北美标准的</w:t>
      </w:r>
      <w:r>
        <w:rPr>
          <w:rFonts w:ascii="Times New Roman" w:hAnsi="Times New Roman" w:cs="Times New Roman" w:eastAsiaTheme="minorEastAsia"/>
          <w:szCs w:val="24"/>
        </w:rPr>
        <w:t>CMTS</w:t>
      </w:r>
      <w:r>
        <w:rPr>
          <w:rFonts w:ascii="Times New Roman" w:cs="Times New Roman" w:hAnsiTheme="minorEastAsia" w:eastAsiaTheme="minorEastAsia"/>
          <w:szCs w:val="24"/>
        </w:rPr>
        <w:t>应用较多</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CMTS</w:t>
      </w:r>
      <w:r>
        <w:rPr>
          <w:rFonts w:ascii="Times New Roman" w:cs="Times New Roman" w:hAnsiTheme="minorEastAsia" w:eastAsiaTheme="minorEastAsia"/>
          <w:szCs w:val="24"/>
        </w:rPr>
        <w:t>的配置针对北美标准的</w:t>
      </w:r>
      <w:r>
        <w:rPr>
          <w:rFonts w:ascii="Times New Roman" w:hAnsi="Times New Roman" w:cs="Times New Roman" w:eastAsiaTheme="minorEastAsia"/>
          <w:szCs w:val="24"/>
        </w:rPr>
        <w:t>CMTS</w:t>
      </w:r>
      <w:r>
        <w:rPr>
          <w:rFonts w:ascii="Times New Roman" w:cs="Times New Roman" w:hAnsiTheme="minorEastAsia" w:eastAsiaTheme="minorEastAsia"/>
          <w:szCs w:val="24"/>
        </w:rPr>
        <w:t>来进行。</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将</w:t>
      </w:r>
      <w:r>
        <w:rPr>
          <w:rFonts w:ascii="Times New Roman" w:hAnsi="Times New Roman" w:cs="Times New Roman" w:eastAsiaTheme="minorEastAsia"/>
          <w:szCs w:val="24"/>
        </w:rPr>
        <w:t>TFTP</w:t>
      </w:r>
      <w:r>
        <w:rPr>
          <w:rFonts w:ascii="Times New Roman" w:cs="Times New Roman" w:hAnsiTheme="minorEastAsia" w:eastAsiaTheme="minorEastAsia"/>
          <w:szCs w:val="24"/>
        </w:rPr>
        <w:t>会话数目设置成为无限制</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service udp-small-serversmax-servers no-limit</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配置文件</w:t>
      </w:r>
      <w:r>
        <w:rPr>
          <w:rFonts w:ascii="Times New Roman" w:hAnsi="Times New Roman" w:cs="Times New Roman" w:eastAsiaTheme="minorEastAsia"/>
          <w:szCs w:val="24"/>
        </w:rPr>
        <w:t>platinum. cm</w:t>
      </w:r>
      <w:r>
        <w:rPr>
          <w:rFonts w:ascii="Times New Roman" w:cs="Times New Roman" w:hAnsiTheme="minorEastAsia" w:eastAsiaTheme="minorEastAsia"/>
          <w:szCs w:val="24"/>
        </w:rPr>
        <w:t>的配置</w:t>
      </w:r>
      <w:r>
        <w:rPr>
          <w:rFonts w:ascii="Times New Roman" w:hAnsi="Times New Roman" w:cs="Times New Roman" w:eastAsiaTheme="minorEastAsia"/>
          <w:szCs w:val="24"/>
        </w:rPr>
        <w:t>cable config-file platinum.cm</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//CM</w:t>
      </w:r>
      <w:r>
        <w:rPr>
          <w:rFonts w:ascii="Times New Roman" w:cs="Times New Roman" w:hAnsiTheme="minorEastAsia" w:eastAsiaTheme="minorEastAsia"/>
          <w:szCs w:val="24"/>
        </w:rPr>
        <w:t>的最大上行带宽为</w:t>
      </w:r>
      <w:r>
        <w:rPr>
          <w:rFonts w:ascii="Times New Roman" w:hAnsi="Times New Roman" w:cs="Times New Roman" w:eastAsiaTheme="minorEastAsia"/>
          <w:szCs w:val="24"/>
        </w:rPr>
        <w:t>128kbpsservice-class1 max-upstream 128</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//CM</w:t>
      </w:r>
      <w:r>
        <w:rPr>
          <w:rFonts w:ascii="Times New Roman" w:cs="Times New Roman" w:hAnsiTheme="minorEastAsia" w:eastAsiaTheme="minorEastAsia"/>
          <w:szCs w:val="24"/>
        </w:rPr>
        <w:t>的承诺带宽为</w:t>
      </w:r>
      <w:r>
        <w:rPr>
          <w:rFonts w:ascii="Times New Roman" w:hAnsi="Times New Roman" w:cs="Times New Roman" w:eastAsiaTheme="minorEastAsia"/>
          <w:szCs w:val="24"/>
        </w:rPr>
        <w:t>10 kbpsservice-class1 guaranteed-upstream 10</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//CM</w:t>
      </w:r>
      <w:r>
        <w:rPr>
          <w:rFonts w:ascii="Times New Roman" w:cs="Times New Roman" w:hAnsiTheme="minorEastAsia" w:eastAsiaTheme="minorEastAsia"/>
          <w:szCs w:val="24"/>
        </w:rPr>
        <w:t>的最大下行带宽为</w:t>
      </w:r>
      <w:r>
        <w:rPr>
          <w:rFonts w:ascii="Times New Roman" w:hAnsi="Times New Roman" w:cs="Times New Roman" w:eastAsiaTheme="minorEastAsia"/>
          <w:szCs w:val="24"/>
        </w:rPr>
        <w:t>10000kbpsservice-class1 max-downstream 10000</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//CM</w:t>
      </w:r>
      <w:r>
        <w:rPr>
          <w:rFonts w:ascii="Times New Roman" w:cs="Times New Roman" w:hAnsiTheme="minorEastAsia" w:eastAsiaTheme="minorEastAsia"/>
          <w:szCs w:val="24"/>
        </w:rPr>
        <w:t>的最大突发长度大小为</w:t>
      </w:r>
      <w:r>
        <w:rPr>
          <w:rFonts w:ascii="Times New Roman" w:hAnsi="Times New Roman" w:cs="Times New Roman" w:eastAsiaTheme="minorEastAsia"/>
          <w:szCs w:val="24"/>
        </w:rPr>
        <w:t>1600</w:t>
      </w:r>
      <w:r>
        <w:rPr>
          <w:rFonts w:ascii="Times New Roman" w:cs="Times New Roman" w:hAnsiTheme="minorEastAsia" w:eastAsiaTheme="minorEastAsia"/>
          <w:szCs w:val="24"/>
        </w:rPr>
        <w:t>字节</w:t>
      </w:r>
      <w:r>
        <w:rPr>
          <w:rFonts w:ascii="Times New Roman" w:hAnsi="Times New Roman" w:cs="Times New Roman" w:eastAsiaTheme="minorEastAsia"/>
          <w:szCs w:val="24"/>
        </w:rPr>
        <w:t>service-class1 max-burst1600</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//CM</w:t>
      </w:r>
      <w:r>
        <w:rPr>
          <w:rFonts w:ascii="Times New Roman" w:cs="Times New Roman" w:hAnsiTheme="minorEastAsia" w:eastAsiaTheme="minorEastAsia"/>
          <w:szCs w:val="24"/>
        </w:rPr>
        <w:t>可连接用户端设备最大数目为</w:t>
      </w:r>
      <w:r>
        <w:rPr>
          <w:rFonts w:ascii="Times New Roman" w:hAnsi="Times New Roman" w:cs="Times New Roman" w:eastAsiaTheme="minorEastAsia"/>
          <w:szCs w:val="24"/>
        </w:rPr>
        <w:t>8cpemax 8</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进入配置文件编辑模式</w:t>
      </w:r>
      <w:r>
        <w:rPr>
          <w:rFonts w:ascii="Times New Roman" w:hAnsi="Times New Roman" w:cs="Times New Roman" w:eastAsiaTheme="minorEastAsia"/>
          <w:szCs w:val="24"/>
        </w:rPr>
        <w:t>cable config-file disable. Cm</w:t>
      </w:r>
    </w:p>
    <w:p>
      <w:pPr>
        <w:pStyle w:val="7"/>
        <w:spacing w:line="360" w:lineRule="auto"/>
        <w:contextualSpacing/>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不允许与</w:t>
      </w:r>
      <w:r>
        <w:rPr>
          <w:rFonts w:ascii="Times New Roman" w:hAnsi="Times New Roman" w:cs="Times New Roman" w:eastAsiaTheme="minorEastAsia"/>
          <w:szCs w:val="24"/>
        </w:rPr>
        <w:t>CM</w:t>
      </w:r>
      <w:r>
        <w:rPr>
          <w:rFonts w:ascii="Times New Roman" w:cs="Times New Roman" w:hAnsiTheme="minorEastAsia" w:eastAsiaTheme="minorEastAsia"/>
          <w:szCs w:val="24"/>
        </w:rPr>
        <w:t>连接的用户端设备接入网络</w:t>
      </w:r>
      <w:r>
        <w:rPr>
          <w:rFonts w:ascii="Times New Roman" w:hAnsi="Times New Roman" w:cs="Times New Roman" w:eastAsiaTheme="minorEastAsia"/>
          <w:szCs w:val="24"/>
        </w:rPr>
        <w:t>,</w:t>
      </w:r>
      <w:r>
        <w:rPr>
          <w:rFonts w:ascii="Times New Roman" w:cs="Times New Roman" w:hAnsiTheme="minorEastAsia" w:eastAsiaTheme="minorEastAsia"/>
          <w:szCs w:val="24"/>
        </w:rPr>
        <w:t>但</w:t>
      </w:r>
      <w:r>
        <w:rPr>
          <w:rFonts w:ascii="Times New Roman" w:hAnsi="Times New Roman" w:cs="Times New Roman" w:eastAsiaTheme="minorEastAsia"/>
          <w:szCs w:val="24"/>
        </w:rPr>
        <w:t>CM</w:t>
      </w:r>
      <w:r>
        <w:rPr>
          <w:rFonts w:ascii="Times New Roman" w:cs="Times New Roman" w:hAnsiTheme="minorEastAsia" w:eastAsiaTheme="minorEastAsia"/>
          <w:szCs w:val="24"/>
        </w:rPr>
        <w:t>仍然可以上线</w:t>
      </w:r>
      <w:r>
        <w:rPr>
          <w:rFonts w:ascii="Times New Roman" w:hAnsi="Times New Roman" w:cs="Times New Roman" w:eastAsiaTheme="minorEastAsia"/>
          <w:szCs w:val="24"/>
        </w:rPr>
        <w:t>access-deniedservice-class1 max-upstream 1service-class1 max-downstream 1service-class1 max-burst1600cpemax 1</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w:t>
      </w:r>
      <w:r>
        <w:rPr>
          <w:rFonts w:ascii="Times New Roman" w:hAnsi="Times New Roman" w:cs="Times New Roman" w:eastAsiaTheme="minorEastAsia"/>
          <w:szCs w:val="24"/>
        </w:rPr>
        <w:t>10. 128. 1. 1</w:t>
      </w:r>
      <w:r>
        <w:rPr>
          <w:rFonts w:ascii="Times New Roman" w:cs="Times New Roman" w:hAnsiTheme="minorEastAsia" w:eastAsiaTheme="minorEastAsia"/>
          <w:szCs w:val="24"/>
        </w:rPr>
        <w:t>～</w:t>
      </w:r>
      <w:r>
        <w:rPr>
          <w:rFonts w:ascii="Times New Roman" w:hAnsi="Times New Roman" w:cs="Times New Roman" w:eastAsiaTheme="minorEastAsia"/>
          <w:szCs w:val="24"/>
        </w:rPr>
        <w:t xml:space="preserve"> 10. 128. 1. 15</w:t>
      </w:r>
      <w:r>
        <w:rPr>
          <w:rFonts w:ascii="Times New Roman" w:cs="Times New Roman" w:hAnsiTheme="minorEastAsia" w:eastAsiaTheme="minorEastAsia"/>
          <w:szCs w:val="24"/>
        </w:rPr>
        <w:t>范围内的地址保留</w:t>
      </w:r>
      <w:r>
        <w:rPr>
          <w:rFonts w:ascii="Times New Roman" w:hAnsi="Times New Roman" w:cs="Times New Roman" w:eastAsiaTheme="minorEastAsia"/>
          <w:szCs w:val="24"/>
        </w:rPr>
        <w:t>ip dhcp excluded-address10. 128. 1. 1 10. 128. 1. 15</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w:t>
      </w:r>
      <w:r>
        <w:rPr>
          <w:rFonts w:ascii="Times New Roman" w:hAnsi="Times New Roman" w:cs="Times New Roman" w:eastAsiaTheme="minorEastAsia"/>
          <w:szCs w:val="24"/>
        </w:rPr>
        <w:t>DHCP</w:t>
      </w:r>
      <w:r>
        <w:rPr>
          <w:rFonts w:ascii="Times New Roman" w:cs="Times New Roman" w:hAnsiTheme="minorEastAsia" w:eastAsiaTheme="minorEastAsia"/>
          <w:szCs w:val="24"/>
        </w:rPr>
        <w:t>服务器</w:t>
      </w:r>
      <w:r>
        <w:rPr>
          <w:rFonts w:ascii="Times New Roman" w:hAnsi="Times New Roman" w:cs="Times New Roman" w:eastAsiaTheme="minorEastAsia"/>
          <w:szCs w:val="24"/>
        </w:rPr>
        <w:t>ping</w:t>
      </w:r>
      <w:r>
        <w:rPr>
          <w:rFonts w:ascii="Times New Roman" w:cs="Times New Roman" w:hAnsiTheme="minorEastAsia" w:eastAsiaTheme="minorEastAsia"/>
          <w:szCs w:val="24"/>
        </w:rPr>
        <w:t>地址池中地址的包数目为</w:t>
      </w:r>
      <w:r>
        <w:rPr>
          <w:rFonts w:ascii="Times New Roman" w:hAnsi="Times New Roman" w:cs="Times New Roman" w:eastAsiaTheme="minorEastAsia"/>
          <w:szCs w:val="24"/>
        </w:rPr>
        <w:t>1</w:t>
      </w:r>
      <w:r>
        <w:rPr>
          <w:rFonts w:ascii="Times New Roman" w:cs="Times New Roman" w:hAnsiTheme="minorEastAsia" w:eastAsiaTheme="minorEastAsia"/>
          <w:szCs w:val="24"/>
        </w:rPr>
        <w:t>个。</w:t>
      </w:r>
      <w:r>
        <w:rPr>
          <w:rFonts w:ascii="Times New Roman" w:hAnsi="Times New Roman" w:cs="Times New Roman" w:eastAsiaTheme="minorEastAsia"/>
          <w:szCs w:val="24"/>
        </w:rPr>
        <w:t>DHCP</w:t>
      </w:r>
      <w:r>
        <w:rPr>
          <w:rFonts w:ascii="Times New Roman" w:cs="Times New Roman" w:hAnsiTheme="minorEastAsia" w:eastAsiaTheme="minorEastAsia"/>
          <w:szCs w:val="24"/>
        </w:rPr>
        <w:t>服务器通过</w:t>
      </w:r>
      <w:r>
        <w:rPr>
          <w:rFonts w:ascii="Times New Roman" w:hAnsi="Times New Roman" w:cs="Times New Roman" w:eastAsiaTheme="minorEastAsia"/>
          <w:szCs w:val="24"/>
        </w:rPr>
        <w:t>ping</w:t>
      </w:r>
      <w:r>
        <w:rPr>
          <w:rFonts w:ascii="Times New Roman" w:cs="Times New Roman" w:hAnsiTheme="minorEastAsia" w:eastAsiaTheme="minorEastAsia"/>
          <w:szCs w:val="24"/>
        </w:rPr>
        <w:t>确定地址池中的地址是否分配</w:t>
      </w:r>
      <w:r>
        <w:rPr>
          <w:rFonts w:ascii="Times New Roman" w:hAnsi="Times New Roman" w:cs="Times New Roman" w:eastAsiaTheme="minorEastAsia"/>
          <w:szCs w:val="24"/>
        </w:rPr>
        <w:t>ip dhcp ping packets1</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配置</w:t>
      </w:r>
      <w:r>
        <w:rPr>
          <w:rFonts w:ascii="Times New Roman" w:hAnsi="Times New Roman" w:cs="Times New Roman" w:eastAsiaTheme="minorEastAsia"/>
          <w:szCs w:val="24"/>
        </w:rPr>
        <w:t>DHCP</w:t>
      </w:r>
      <w:r>
        <w:rPr>
          <w:rFonts w:ascii="Times New Roman" w:cs="Times New Roman" w:hAnsiTheme="minorEastAsia" w:eastAsiaTheme="minorEastAsia"/>
          <w:szCs w:val="24"/>
        </w:rPr>
        <w:t>地址池</w:t>
      </w:r>
      <w:r>
        <w:rPr>
          <w:rFonts w:ascii="Times New Roman" w:hAnsi="Times New Roman" w:cs="Times New Roman" w:eastAsiaTheme="minorEastAsia"/>
          <w:szCs w:val="24"/>
        </w:rPr>
        <w:t>(CM</w:t>
      </w:r>
      <w:r>
        <w:rPr>
          <w:rFonts w:ascii="Times New Roman" w:cs="Times New Roman" w:hAnsiTheme="minorEastAsia" w:eastAsiaTheme="minorEastAsia"/>
          <w:szCs w:val="24"/>
        </w:rPr>
        <w:t>地址池</w:t>
      </w:r>
      <w:r>
        <w:rPr>
          <w:rFonts w:ascii="Times New Roman" w:hAnsi="Times New Roman" w:cs="Times New Roman" w:eastAsiaTheme="minorEastAsia"/>
          <w:szCs w:val="24"/>
        </w:rPr>
        <w:t>)ip dhcp poolCableModems</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地址池中地址的网络号和子网掩码</w:t>
      </w:r>
      <w:r>
        <w:rPr>
          <w:rFonts w:ascii="Times New Roman" w:hAnsi="Times New Roman" w:cs="Times New Roman" w:eastAsiaTheme="minorEastAsia"/>
          <w:szCs w:val="24"/>
        </w:rPr>
        <w:t>network 10. 128. 1. 0 255. 255. 255. 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w:t>
      </w:r>
      <w:r>
        <w:rPr>
          <w:rFonts w:ascii="Times New Roman" w:hAnsi="Times New Roman" w:cs="Times New Roman" w:eastAsiaTheme="minorEastAsia"/>
          <w:szCs w:val="24"/>
        </w:rPr>
        <w:t>CM</w:t>
      </w:r>
      <w:r>
        <w:rPr>
          <w:rFonts w:ascii="Times New Roman" w:cs="Times New Roman" w:hAnsiTheme="minorEastAsia" w:eastAsiaTheme="minorEastAsia"/>
          <w:szCs w:val="24"/>
        </w:rPr>
        <w:t>的配置文件名为</w:t>
      </w:r>
      <w:r>
        <w:rPr>
          <w:rFonts w:ascii="Times New Roman" w:hAnsi="Times New Roman" w:cs="Times New Roman" w:eastAsiaTheme="minorEastAsia"/>
          <w:szCs w:val="24"/>
        </w:rPr>
        <w:t>platinum. cmbootfile platinum. Cm</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w:t>
      </w:r>
      <w:r>
        <w:rPr>
          <w:rFonts w:ascii="Times New Roman" w:hAnsi="Times New Roman" w:cs="Times New Roman" w:eastAsiaTheme="minorEastAsia"/>
          <w:szCs w:val="24"/>
        </w:rPr>
        <w:t>TFTP</w:t>
      </w:r>
      <w:r>
        <w:rPr>
          <w:rFonts w:ascii="Times New Roman" w:cs="Times New Roman" w:hAnsiTheme="minorEastAsia" w:eastAsiaTheme="minorEastAsia"/>
          <w:szCs w:val="24"/>
        </w:rPr>
        <w:t>服务器的</w:t>
      </w:r>
      <w:r>
        <w:rPr>
          <w:rFonts w:ascii="Times New Roman" w:hAnsi="Times New Roman" w:cs="Times New Roman" w:eastAsiaTheme="minorEastAsia"/>
          <w:szCs w:val="24"/>
        </w:rPr>
        <w:t>IP</w:t>
      </w:r>
      <w:r>
        <w:rPr>
          <w:rFonts w:ascii="Times New Roman" w:cs="Times New Roman" w:hAnsiTheme="minorEastAsia" w:eastAsiaTheme="minorEastAsia"/>
          <w:szCs w:val="24"/>
        </w:rPr>
        <w:t>地址</w:t>
      </w:r>
      <w:r>
        <w:rPr>
          <w:rFonts w:ascii="Times New Roman" w:hAnsi="Times New Roman" w:cs="Times New Roman" w:eastAsiaTheme="minorEastAsia"/>
          <w:szCs w:val="24"/>
        </w:rPr>
        <w:t>,</w:t>
      </w:r>
      <w:r>
        <w:rPr>
          <w:rFonts w:ascii="Times New Roman" w:cs="Times New Roman" w:hAnsiTheme="minorEastAsia" w:eastAsiaTheme="minorEastAsia"/>
          <w:szCs w:val="24"/>
        </w:rPr>
        <w:t>在此为该</w:t>
      </w:r>
      <w:r>
        <w:rPr>
          <w:rFonts w:ascii="Times New Roman" w:hAnsi="Times New Roman" w:cs="Times New Roman" w:eastAsiaTheme="minorEastAsia"/>
          <w:szCs w:val="24"/>
        </w:rPr>
        <w:t>CMTS</w:t>
      </w:r>
      <w:r>
        <w:rPr>
          <w:rFonts w:ascii="Times New Roman" w:cs="Times New Roman" w:hAnsiTheme="minorEastAsia" w:eastAsiaTheme="minorEastAsia"/>
          <w:szCs w:val="24"/>
        </w:rPr>
        <w:t>地址</w:t>
      </w:r>
      <w:r>
        <w:rPr>
          <w:rFonts w:ascii="Times New Roman" w:hAnsi="Times New Roman" w:cs="Times New Roman" w:eastAsiaTheme="minorEastAsia"/>
          <w:szCs w:val="24"/>
        </w:rPr>
        <w:t>next-server10. 128. 1. 1</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指定网关的</w:t>
      </w:r>
      <w:r>
        <w:rPr>
          <w:rFonts w:ascii="Times New Roman" w:hAnsi="Times New Roman" w:cs="Times New Roman" w:eastAsiaTheme="minorEastAsia"/>
          <w:szCs w:val="24"/>
        </w:rPr>
        <w:t>IP</w:t>
      </w:r>
      <w:r>
        <w:rPr>
          <w:rFonts w:ascii="Times New Roman" w:cs="Times New Roman" w:hAnsiTheme="minorEastAsia" w:eastAsiaTheme="minorEastAsia"/>
          <w:szCs w:val="24"/>
        </w:rPr>
        <w:t>地址</w:t>
      </w:r>
      <w:r>
        <w:rPr>
          <w:rFonts w:ascii="Times New Roman" w:hAnsi="Times New Roman" w:cs="Times New Roman" w:eastAsiaTheme="minorEastAsia"/>
          <w:szCs w:val="24"/>
        </w:rPr>
        <w:t>,</w:t>
      </w:r>
      <w:r>
        <w:rPr>
          <w:rFonts w:ascii="Times New Roman" w:cs="Times New Roman" w:hAnsiTheme="minorEastAsia" w:eastAsiaTheme="minorEastAsia"/>
          <w:szCs w:val="24"/>
        </w:rPr>
        <w:t>在此为该</w:t>
      </w:r>
      <w:r>
        <w:rPr>
          <w:rFonts w:ascii="Times New Roman" w:hAnsi="Times New Roman" w:cs="Times New Roman" w:eastAsiaTheme="minorEastAsia"/>
          <w:szCs w:val="24"/>
        </w:rPr>
        <w:t>CMTS</w:t>
      </w:r>
      <w:r>
        <w:rPr>
          <w:rFonts w:ascii="Times New Roman" w:cs="Times New Roman" w:hAnsiTheme="minorEastAsia" w:eastAsiaTheme="minorEastAsia"/>
          <w:szCs w:val="24"/>
        </w:rPr>
        <w:t>地址</w:t>
      </w:r>
      <w:r>
        <w:rPr>
          <w:rFonts w:ascii="Times New Roman" w:hAnsi="Times New Roman" w:cs="Times New Roman" w:eastAsiaTheme="minorEastAsia"/>
          <w:szCs w:val="24"/>
        </w:rPr>
        <w:t>default-router10. 128. 1. 1</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指定地址租约时间为一天零十分钟</w:t>
      </w:r>
      <w:r>
        <w:rPr>
          <w:rFonts w:ascii="Times New Roman" w:hAnsi="Times New Roman" w:cs="Times New Roman" w:eastAsiaTheme="minorEastAsia"/>
          <w:szCs w:val="24"/>
        </w:rPr>
        <w:t>lease 1 0 10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配置</w:t>
      </w:r>
      <w:r>
        <w:rPr>
          <w:rFonts w:ascii="Times New Roman" w:hAnsi="Times New Roman" w:cs="Times New Roman" w:eastAsiaTheme="minorEastAsia"/>
          <w:szCs w:val="24"/>
        </w:rPr>
        <w:t>DHCP</w:t>
      </w:r>
      <w:r>
        <w:rPr>
          <w:rFonts w:ascii="Times New Roman" w:cs="Times New Roman" w:hAnsiTheme="minorEastAsia" w:eastAsiaTheme="minorEastAsia"/>
          <w:szCs w:val="24"/>
        </w:rPr>
        <w:t>地址池</w:t>
      </w:r>
      <w:r>
        <w:rPr>
          <w:rFonts w:ascii="Times New Roman" w:hAnsi="Times New Roman" w:cs="Times New Roman" w:eastAsiaTheme="minorEastAsia"/>
          <w:szCs w:val="24"/>
        </w:rPr>
        <w:t>(</w:t>
      </w:r>
      <w:r>
        <w:rPr>
          <w:rFonts w:ascii="Times New Roman" w:cs="Times New Roman" w:hAnsiTheme="minorEastAsia" w:eastAsiaTheme="minorEastAsia"/>
          <w:szCs w:val="24"/>
        </w:rPr>
        <w:t>与</w:t>
      </w:r>
      <w:r>
        <w:rPr>
          <w:rFonts w:ascii="Times New Roman" w:hAnsi="Times New Roman" w:cs="Times New Roman" w:eastAsiaTheme="minorEastAsia"/>
          <w:szCs w:val="24"/>
        </w:rPr>
        <w:t>CM</w:t>
      </w:r>
      <w:r>
        <w:rPr>
          <w:rFonts w:ascii="Times New Roman" w:cs="Times New Roman" w:hAnsiTheme="minorEastAsia" w:eastAsiaTheme="minorEastAsia"/>
          <w:szCs w:val="24"/>
        </w:rPr>
        <w:t>连接主机地址池</w:t>
      </w:r>
      <w:r>
        <w:rPr>
          <w:rFonts w:ascii="Times New Roman" w:hAnsi="Times New Roman" w:cs="Times New Roman" w:eastAsiaTheme="minorEastAsia"/>
          <w:szCs w:val="24"/>
        </w:rPr>
        <w:t>)ip dhcp poolhostsnetwork 10. 254. 1. 0 255. 255. 255. 0next-server10. 254. 1. 1default-router10.254.1.1</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指定域名</w:t>
      </w:r>
      <w:r>
        <w:rPr>
          <w:rFonts w:ascii="Times New Roman" w:hAnsi="Times New Roman" w:cs="Times New Roman" w:eastAsiaTheme="minorEastAsia"/>
          <w:szCs w:val="24"/>
        </w:rPr>
        <w:t>ExamplesDomainName. comdomain-name ExamplesDomainName. Com</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指定域名解析服务器的</w:t>
      </w:r>
      <w:r>
        <w:rPr>
          <w:rFonts w:ascii="Times New Roman" w:hAnsi="Times New Roman" w:cs="Times New Roman" w:eastAsiaTheme="minorEastAsia"/>
          <w:szCs w:val="24"/>
        </w:rPr>
        <w:t>IP</w:t>
      </w:r>
      <w:r>
        <w:rPr>
          <w:rFonts w:ascii="Times New Roman" w:cs="Times New Roman" w:hAnsiTheme="minorEastAsia" w:eastAsiaTheme="minorEastAsia"/>
          <w:szCs w:val="24"/>
        </w:rPr>
        <w:t>地址</w:t>
      </w:r>
      <w:r>
        <w:rPr>
          <w:rFonts w:ascii="Times New Roman" w:hAnsi="Times New Roman" w:cs="Times New Roman" w:eastAsiaTheme="minorEastAsia"/>
          <w:szCs w:val="24"/>
        </w:rPr>
        <w:t>dns-server10. 254. 1. 1 10. 128. 1. 1lease 1 0 10ip dhcp poolDisabledModem(b708. 1388. f166)</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w:t>
      </w:r>
      <w:r>
        <w:rPr>
          <w:rFonts w:ascii="Times New Roman" w:hAnsi="Times New Roman" w:cs="Times New Roman" w:eastAsiaTheme="minorEastAsia"/>
          <w:szCs w:val="24"/>
        </w:rPr>
        <w:t>DHCP</w:t>
      </w:r>
      <w:r>
        <w:rPr>
          <w:rFonts w:ascii="Times New Roman" w:cs="Times New Roman" w:hAnsiTheme="minorEastAsia" w:eastAsiaTheme="minorEastAsia"/>
          <w:szCs w:val="24"/>
        </w:rPr>
        <w:t>服务客户的</w:t>
      </w:r>
      <w:r>
        <w:rPr>
          <w:rFonts w:ascii="Times New Roman" w:hAnsi="Times New Roman" w:cs="Times New Roman" w:eastAsiaTheme="minorEastAsia"/>
          <w:szCs w:val="24"/>
        </w:rPr>
        <w:t>IP</w:t>
      </w:r>
      <w:r>
        <w:rPr>
          <w:rFonts w:ascii="Times New Roman" w:cs="Times New Roman" w:hAnsiTheme="minorEastAsia" w:eastAsiaTheme="minorEastAsia"/>
          <w:szCs w:val="24"/>
        </w:rPr>
        <w:t>地址和子网掩码</w:t>
      </w:r>
      <w:r>
        <w:rPr>
          <w:rFonts w:ascii="Times New Roman" w:hAnsi="Times New Roman" w:cs="Times New Roman" w:eastAsiaTheme="minorEastAsia"/>
          <w:szCs w:val="24"/>
        </w:rPr>
        <w:t>host10. 128. 1. 9 255.255.255. 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指定具有硬件地址</w:t>
      </w:r>
      <w:r>
        <w:rPr>
          <w:rFonts w:ascii="Times New Roman" w:hAnsi="Times New Roman" w:cs="Times New Roman" w:eastAsiaTheme="minorEastAsia"/>
          <w:szCs w:val="24"/>
        </w:rPr>
        <w:t>b708. 1388. f166</w:t>
      </w:r>
      <w:r>
        <w:rPr>
          <w:rFonts w:ascii="Times New Roman" w:cs="Times New Roman" w:hAnsiTheme="minorEastAsia" w:eastAsiaTheme="minorEastAsia"/>
          <w:szCs w:val="24"/>
        </w:rPr>
        <w:t>的</w:t>
      </w:r>
      <w:r>
        <w:rPr>
          <w:rFonts w:ascii="Times New Roman" w:hAnsi="Times New Roman" w:cs="Times New Roman" w:eastAsiaTheme="minorEastAsia"/>
          <w:szCs w:val="24"/>
        </w:rPr>
        <w:t>CM</w:t>
      </w:r>
      <w:r>
        <w:rPr>
          <w:rFonts w:ascii="Times New Roman" w:cs="Times New Roman" w:hAnsiTheme="minorEastAsia" w:eastAsiaTheme="minorEastAsia"/>
          <w:szCs w:val="24"/>
        </w:rPr>
        <w:t>的配置文件名为</w:t>
      </w:r>
      <w:r>
        <w:rPr>
          <w:rFonts w:ascii="Times New Roman" w:hAnsi="Times New Roman" w:cs="Times New Roman" w:eastAsiaTheme="minorEastAsia"/>
          <w:szCs w:val="24"/>
        </w:rPr>
        <w:t>disable. cmbootfile disable. Cm</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进入快速以太网</w:t>
      </w:r>
      <w:r>
        <w:rPr>
          <w:rFonts w:ascii="Times New Roman" w:hAnsi="Times New Roman" w:cs="Times New Roman" w:eastAsiaTheme="minorEastAsia"/>
          <w:szCs w:val="24"/>
        </w:rPr>
        <w:t>F0 /0</w:t>
      </w:r>
      <w:r>
        <w:rPr>
          <w:rFonts w:ascii="Times New Roman" w:cs="Times New Roman" w:hAnsiTheme="minorEastAsia" w:eastAsiaTheme="minorEastAsia"/>
          <w:szCs w:val="24"/>
        </w:rPr>
        <w:t>接口配置模式命令</w:t>
      </w:r>
      <w:r>
        <w:rPr>
          <w:rFonts w:ascii="Times New Roman" w:hAnsi="Times New Roman" w:cs="Times New Roman" w:eastAsiaTheme="minorEastAsia"/>
          <w:szCs w:val="24"/>
        </w:rPr>
        <w:t>interface FastEthernet0 /0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指定快速以太网</w:t>
      </w:r>
      <w:r>
        <w:rPr>
          <w:rFonts w:ascii="Times New Roman" w:hAnsi="Times New Roman" w:cs="Times New Roman" w:eastAsiaTheme="minorEastAsia"/>
          <w:szCs w:val="24"/>
        </w:rPr>
        <w:t>F0 /0</w:t>
      </w:r>
      <w:r>
        <w:rPr>
          <w:rFonts w:ascii="Times New Roman" w:cs="Times New Roman" w:hAnsiTheme="minorEastAsia" w:eastAsiaTheme="minorEastAsia"/>
          <w:szCs w:val="24"/>
        </w:rPr>
        <w:t>接口的</w:t>
      </w:r>
      <w:r>
        <w:rPr>
          <w:rFonts w:ascii="Times New Roman" w:hAnsi="Times New Roman" w:cs="Times New Roman" w:eastAsiaTheme="minorEastAsia"/>
          <w:szCs w:val="24"/>
        </w:rPr>
        <w:t>IP</w:t>
      </w:r>
      <w:r>
        <w:rPr>
          <w:rFonts w:ascii="Times New Roman" w:cs="Times New Roman" w:hAnsiTheme="minorEastAsia" w:eastAsiaTheme="minorEastAsia"/>
          <w:szCs w:val="24"/>
        </w:rPr>
        <w:t>地址和子网掩码</w:t>
      </w:r>
      <w:r>
        <w:rPr>
          <w:rFonts w:ascii="Times New Roman" w:hAnsi="Times New Roman" w:cs="Times New Roman" w:eastAsiaTheme="minorEastAsia"/>
          <w:szCs w:val="24"/>
        </w:rPr>
        <w:t>ip address10. 128. 2. 1 255. 255. 255. 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启用快速以太网接口</w:t>
      </w:r>
      <w:r>
        <w:rPr>
          <w:rFonts w:ascii="Times New Roman" w:hAnsi="Times New Roman" w:cs="Times New Roman" w:eastAsiaTheme="minorEastAsia"/>
          <w:szCs w:val="24"/>
        </w:rPr>
        <w:t>F0 /0no shutdown//</w:t>
      </w:r>
      <w:r>
        <w:rPr>
          <w:rFonts w:ascii="Times New Roman" w:cs="Times New Roman" w:hAnsiTheme="minorEastAsia" w:eastAsiaTheme="minorEastAsia"/>
          <w:szCs w:val="24"/>
        </w:rPr>
        <w:t>进入</w:t>
      </w:r>
      <w:r>
        <w:rPr>
          <w:rFonts w:ascii="Times New Roman" w:hAnsi="Times New Roman" w:cs="Times New Roman" w:eastAsiaTheme="minorEastAsia"/>
          <w:szCs w:val="24"/>
        </w:rPr>
        <w:t>Cable</w:t>
      </w:r>
      <w:r>
        <w:rPr>
          <w:rFonts w:ascii="Times New Roman" w:cs="Times New Roman" w:hAnsiTheme="minorEastAsia" w:eastAsiaTheme="minorEastAsia"/>
          <w:szCs w:val="24"/>
        </w:rPr>
        <w:t>接口</w:t>
      </w:r>
      <w:r>
        <w:rPr>
          <w:rFonts w:ascii="Times New Roman" w:hAnsi="Times New Roman" w:cs="Times New Roman" w:eastAsiaTheme="minorEastAsia"/>
          <w:szCs w:val="24"/>
        </w:rPr>
        <w:t>Cable1 /0</w:t>
      </w:r>
      <w:r>
        <w:rPr>
          <w:rFonts w:ascii="Times New Roman" w:cs="Times New Roman" w:hAnsiTheme="minorEastAsia" w:eastAsiaTheme="minorEastAsia"/>
          <w:szCs w:val="24"/>
        </w:rPr>
        <w:t>接口配置模式命令</w:t>
      </w:r>
      <w:r>
        <w:rPr>
          <w:rFonts w:ascii="Times New Roman" w:hAnsi="Times New Roman" w:cs="Times New Roman" w:eastAsiaTheme="minorEastAsia"/>
          <w:szCs w:val="24"/>
        </w:rPr>
        <w:t>interface Cable1 /0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指定接口</w:t>
      </w:r>
      <w:r>
        <w:rPr>
          <w:rFonts w:ascii="Times New Roman" w:hAnsi="Times New Roman" w:cs="Times New Roman" w:eastAsiaTheme="minorEastAsia"/>
          <w:szCs w:val="24"/>
        </w:rPr>
        <w:t>Cable1/0</w:t>
      </w:r>
      <w:r>
        <w:rPr>
          <w:rFonts w:ascii="Times New Roman" w:cs="Times New Roman" w:hAnsiTheme="minorEastAsia" w:eastAsiaTheme="minorEastAsia"/>
          <w:szCs w:val="24"/>
        </w:rPr>
        <w:t>的主</w:t>
      </w:r>
      <w:r>
        <w:rPr>
          <w:rFonts w:ascii="Times New Roman" w:hAnsi="Times New Roman" w:cs="Times New Roman" w:eastAsiaTheme="minorEastAsia"/>
          <w:szCs w:val="24"/>
        </w:rPr>
        <w:t>IP</w:t>
      </w:r>
      <w:r>
        <w:rPr>
          <w:rFonts w:ascii="Times New Roman" w:cs="Times New Roman" w:hAnsiTheme="minorEastAsia" w:eastAsiaTheme="minorEastAsia"/>
          <w:szCs w:val="24"/>
        </w:rPr>
        <w:t>地址和子网掩码</w:t>
      </w:r>
      <w:r>
        <w:rPr>
          <w:rFonts w:ascii="Times New Roman" w:hAnsi="Times New Roman" w:cs="Times New Roman" w:eastAsiaTheme="minorEastAsia"/>
          <w:szCs w:val="24"/>
        </w:rPr>
        <w:t>ip address10. 128. 1. 1 255. 255. 255. 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指定接口</w:t>
      </w:r>
      <w:r>
        <w:rPr>
          <w:rFonts w:ascii="Times New Roman" w:hAnsi="Times New Roman" w:cs="Times New Roman" w:eastAsiaTheme="minorEastAsia"/>
          <w:szCs w:val="24"/>
        </w:rPr>
        <w:t>Cable</w:t>
      </w:r>
      <w:r>
        <w:rPr>
          <w:rFonts w:hint="eastAsia" w:ascii="Times New Roman" w:hAnsi="Times New Roman" w:cs="Times New Roman" w:eastAsiaTheme="minorEastAsia"/>
          <w:szCs w:val="24"/>
          <w:lang w:val="en-US" w:eastAsia="zh-CN"/>
        </w:rPr>
        <w:t xml:space="preserve"> </w:t>
      </w:r>
      <w:r>
        <w:rPr>
          <w:rFonts w:ascii="Times New Roman" w:hAnsi="Times New Roman" w:cs="Times New Roman" w:eastAsiaTheme="minorEastAsia"/>
          <w:szCs w:val="24"/>
        </w:rPr>
        <w:t>1/0</w:t>
      </w:r>
      <w:r>
        <w:rPr>
          <w:rFonts w:ascii="Times New Roman" w:cs="Times New Roman" w:hAnsiTheme="minorEastAsia" w:eastAsiaTheme="minorEastAsia"/>
          <w:szCs w:val="24"/>
        </w:rPr>
        <w:t>的辅助</w:t>
      </w:r>
      <w:r>
        <w:rPr>
          <w:rFonts w:ascii="Times New Roman" w:hAnsi="Times New Roman" w:cs="Times New Roman" w:eastAsiaTheme="minorEastAsia"/>
          <w:szCs w:val="24"/>
        </w:rPr>
        <w:t>IP</w:t>
      </w:r>
      <w:r>
        <w:rPr>
          <w:rFonts w:ascii="Times New Roman" w:cs="Times New Roman" w:hAnsiTheme="minorEastAsia" w:eastAsiaTheme="minorEastAsia"/>
          <w:szCs w:val="24"/>
        </w:rPr>
        <w:t>地址和子网掩码</w:t>
      </w:r>
      <w:r>
        <w:rPr>
          <w:rFonts w:ascii="Times New Roman" w:hAnsi="Times New Roman" w:cs="Times New Roman" w:eastAsiaTheme="minorEastAsia"/>
          <w:szCs w:val="24"/>
        </w:rPr>
        <w:t>ip address10. 254. 1. 1 255. 255. 255. 0 secondary</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w:t>
      </w:r>
      <w:r>
        <w:rPr>
          <w:rFonts w:ascii="Times New Roman" w:hAnsi="Times New Roman" w:cs="Times New Roman" w:eastAsiaTheme="minorEastAsia"/>
          <w:szCs w:val="24"/>
        </w:rPr>
        <w:t>MPEG</w:t>
      </w:r>
      <w:r>
        <w:rPr>
          <w:rFonts w:ascii="Times New Roman" w:cs="Times New Roman" w:hAnsiTheme="minorEastAsia" w:eastAsiaTheme="minorEastAsia"/>
          <w:szCs w:val="24"/>
        </w:rPr>
        <w:t>帧格式为北美标准的</w:t>
      </w:r>
      <w:r>
        <w:rPr>
          <w:rFonts w:ascii="Times New Roman" w:hAnsi="Times New Roman" w:cs="Times New Roman" w:eastAsiaTheme="minorEastAsia"/>
          <w:szCs w:val="24"/>
        </w:rPr>
        <w:t>annexBcable downstream annexB</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指定下行信号的调制方式为</w:t>
      </w:r>
      <w:r>
        <w:rPr>
          <w:rFonts w:ascii="Times New Roman" w:hAnsi="Times New Roman" w:cs="Times New Roman" w:eastAsiaTheme="minorEastAsia"/>
          <w:szCs w:val="24"/>
        </w:rPr>
        <w:t>64qamcable downstream modulation 64qam</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指定下行通道的交织深度值为</w:t>
      </w:r>
      <w:r>
        <w:rPr>
          <w:rFonts w:ascii="Times New Roman" w:hAnsi="Times New Roman" w:cs="Times New Roman" w:eastAsiaTheme="minorEastAsia"/>
          <w:szCs w:val="24"/>
        </w:rPr>
        <w:t>32cable downstream interleave-depth 32</w:t>
      </w:r>
    </w:p>
    <w:p>
      <w:pPr>
        <w:pStyle w:val="7"/>
        <w:adjustRightInd w:val="0"/>
        <w:snapToGrid w:val="0"/>
        <w:spacing w:line="360" w:lineRule="auto"/>
        <w:rPr>
          <w:rFonts w:ascii="Times New Roman" w:hAnsi="Times New Roman" w:cs="Times New Roman" w:eastAsiaTheme="minorEastAsia"/>
          <w:szCs w:val="24"/>
        </w:rPr>
      </w:pPr>
      <w:r>
        <w:rPr>
          <w:rFonts w:ascii="Times New Roman" w:cs="Times New Roman" w:hAnsiTheme="minorEastAsia" w:eastAsiaTheme="minorEastAsia"/>
          <w:szCs w:val="24"/>
        </w:rPr>
        <w:t>指定下行通道中心频率为</w:t>
      </w:r>
      <w:r>
        <w:rPr>
          <w:rFonts w:ascii="Times New Roman" w:hAnsi="Times New Roman" w:cs="Times New Roman" w:eastAsiaTheme="minorEastAsia"/>
          <w:szCs w:val="24"/>
        </w:rPr>
        <w:t>851MHzcable downstream frequency 851000000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设定下</w:t>
      </w:r>
      <w:r>
        <w:rPr>
          <w:rFonts w:ascii="Times New Roman" w:hAnsi="Times New Roman" w:cs="Times New Roman" w:eastAsiaTheme="minorEastAsia"/>
          <w:szCs w:val="24"/>
        </w:rPr>
        <w:t>RF</w:t>
      </w:r>
      <w:r>
        <w:rPr>
          <w:rFonts w:ascii="Times New Roman" w:cs="Times New Roman" w:hAnsiTheme="minorEastAsia" w:eastAsiaTheme="minorEastAsia"/>
          <w:szCs w:val="24"/>
        </w:rPr>
        <w:t>输出的功率为</w:t>
      </w:r>
      <w:r>
        <w:rPr>
          <w:rFonts w:ascii="Times New Roman" w:hAnsi="Times New Roman" w:cs="Times New Roman" w:eastAsiaTheme="minorEastAsia"/>
          <w:szCs w:val="24"/>
        </w:rPr>
        <w:t>55dBmVcable downstream rf-power55</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开启</w:t>
      </w:r>
      <w:r>
        <w:rPr>
          <w:rFonts w:ascii="Times New Roman" w:hAnsi="Times New Roman" w:cs="Times New Roman" w:eastAsiaTheme="minorEastAsia"/>
          <w:szCs w:val="24"/>
        </w:rPr>
        <w:t>CMTS</w:t>
      </w:r>
      <w:r>
        <w:rPr>
          <w:rFonts w:ascii="Times New Roman" w:cs="Times New Roman" w:hAnsiTheme="minorEastAsia" w:eastAsiaTheme="minorEastAsia"/>
          <w:szCs w:val="24"/>
        </w:rPr>
        <w:t>集成上变器的射频输出功能</w:t>
      </w:r>
      <w:r>
        <w:rPr>
          <w:rFonts w:ascii="Times New Roman" w:hAnsi="Times New Roman" w:cs="Times New Roman" w:eastAsiaTheme="minorEastAsia"/>
          <w:szCs w:val="24"/>
        </w:rPr>
        <w:t>no cable downstream rf-shutdown</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启用</w:t>
      </w:r>
      <w:r>
        <w:rPr>
          <w:rFonts w:ascii="Times New Roman" w:hAnsi="Times New Roman" w:cs="Times New Roman" w:eastAsiaTheme="minorEastAsia"/>
          <w:szCs w:val="24"/>
        </w:rPr>
        <w:t>Cable</w:t>
      </w:r>
      <w:r>
        <w:rPr>
          <w:rFonts w:ascii="Times New Roman" w:cs="Times New Roman" w:hAnsiTheme="minorEastAsia" w:eastAsiaTheme="minorEastAsia"/>
          <w:szCs w:val="24"/>
        </w:rPr>
        <w:t>接口</w:t>
      </w:r>
      <w:r>
        <w:rPr>
          <w:rFonts w:ascii="Times New Roman" w:hAnsi="Times New Roman" w:cs="Times New Roman" w:eastAsiaTheme="minorEastAsia"/>
          <w:szCs w:val="24"/>
        </w:rPr>
        <w:t>no shutdown</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设置上行通道的频率为</w:t>
      </w:r>
      <w:r>
        <w:rPr>
          <w:rFonts w:ascii="Times New Roman" w:hAnsi="Times New Roman" w:cs="Times New Roman" w:eastAsiaTheme="minorEastAsia"/>
          <w:szCs w:val="24"/>
        </w:rPr>
        <w:t>37008000Hzcable upstream 0 frequency 37008000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设置输入上行信号的射频载波功率为</w:t>
      </w:r>
      <w:r>
        <w:rPr>
          <w:rFonts w:ascii="Times New Roman" w:hAnsi="Times New Roman" w:cs="Times New Roman" w:eastAsiaTheme="minorEastAsia"/>
          <w:szCs w:val="24"/>
        </w:rPr>
        <w:t>0dBmVcable upstream 0 power-level0</w:t>
      </w:r>
    </w:p>
    <w:p>
      <w:pPr>
        <w:pStyle w:val="7"/>
        <w:adjustRightInd w:val="0"/>
        <w:snapToGrid w:val="0"/>
        <w:spacing w:line="360" w:lineRule="auto"/>
        <w:rPr>
          <w:rFonts w:ascii="Times New Roman" w:hAnsi="Times New Roman" w:cs="Times New Roman" w:eastAsiaTheme="minorEastAsia"/>
          <w:szCs w:val="24"/>
        </w:rPr>
      </w:pPr>
      <w:r>
        <w:rPr>
          <w:rFonts w:ascii="Times New Roman" w:hAnsi="Times New Roman" w:cs="Times New Roman" w:eastAsiaTheme="minorEastAsia"/>
          <w:szCs w:val="24"/>
        </w:rPr>
        <w:t>//</w:t>
      </w:r>
      <w:r>
        <w:rPr>
          <w:rFonts w:ascii="Times New Roman" w:cs="Times New Roman" w:hAnsiTheme="minorEastAsia" w:eastAsiaTheme="minorEastAsia"/>
          <w:szCs w:val="24"/>
        </w:rPr>
        <w:t>启用上行通道接口</w:t>
      </w:r>
      <w:r>
        <w:rPr>
          <w:rFonts w:ascii="Times New Roman" w:hAnsi="Times New Roman" w:cs="Times New Roman" w:eastAsiaTheme="minorEastAsia"/>
          <w:szCs w:val="24"/>
        </w:rPr>
        <w:t>no cable upstream 0 shutdown</w:t>
      </w:r>
    </w:p>
    <w:p>
      <w:pPr>
        <w:pStyle w:val="4"/>
        <w:spacing w:line="360" w:lineRule="auto"/>
      </w:pPr>
      <w:bookmarkStart w:id="55" w:name="_Toc15742"/>
      <w:r>
        <w:rPr>
          <w:rFonts w:hint="eastAsia"/>
        </w:rPr>
        <w:t>3.3.5 合理高效实用Trunk</w:t>
      </w:r>
      <w:bookmarkEnd w:id="55"/>
    </w:p>
    <w:p>
      <w:pPr>
        <w:adjustRightInd w:val="0"/>
        <w:snapToGrid w:val="0"/>
        <w:spacing w:line="360" w:lineRule="auto"/>
        <w:ind w:firstLine="480" w:firstLineChars="200"/>
        <w:rPr>
          <w:rFonts w:ascii="Times New Roman" w:hAnsi="Times New Roman"/>
          <w:szCs w:val="24"/>
        </w:rPr>
      </w:pPr>
      <w:r>
        <w:rPr>
          <w:rFonts w:ascii="Times New Roman" w:hAnsiTheme="minorEastAsia"/>
          <w:szCs w:val="24"/>
        </w:rPr>
        <w:t>（</w:t>
      </w:r>
      <w:r>
        <w:rPr>
          <w:rFonts w:ascii="Times New Roman" w:hAnsi="Times New Roman"/>
          <w:szCs w:val="24"/>
        </w:rPr>
        <w:t>1</w:t>
      </w:r>
      <w:r>
        <w:rPr>
          <w:rFonts w:ascii="Times New Roman" w:hAnsiTheme="minorEastAsia"/>
          <w:szCs w:val="24"/>
        </w:rPr>
        <w:t>）提高带宽。</w:t>
      </w:r>
    </w:p>
    <w:p>
      <w:pPr>
        <w:adjustRightInd w:val="0"/>
        <w:snapToGrid w:val="0"/>
        <w:spacing w:line="360" w:lineRule="auto"/>
        <w:ind w:firstLine="480" w:firstLineChars="200"/>
        <w:rPr>
          <w:rFonts w:ascii="Times New Roman" w:hAnsiTheme="minorEastAsia"/>
          <w:szCs w:val="24"/>
        </w:rPr>
      </w:pPr>
      <w:r>
        <w:rPr>
          <w:rFonts w:ascii="Times New Roman" w:hAnsiTheme="minorEastAsia"/>
          <w:szCs w:val="24"/>
        </w:rPr>
        <w:t>（</w:t>
      </w:r>
      <w:r>
        <w:rPr>
          <w:rFonts w:ascii="Times New Roman" w:hAnsi="Times New Roman"/>
          <w:szCs w:val="24"/>
        </w:rPr>
        <w:t>2</w:t>
      </w:r>
      <w:r>
        <w:rPr>
          <w:rFonts w:ascii="Times New Roman" w:hAnsiTheme="minorEastAsia"/>
          <w:szCs w:val="24"/>
        </w:rPr>
        <w:t>）提供冗余备份，提高链路可用性。</w:t>
      </w:r>
    </w:p>
    <w:p>
      <w:pPr>
        <w:adjustRightInd w:val="0"/>
        <w:snapToGrid w:val="0"/>
        <w:spacing w:line="360" w:lineRule="auto"/>
        <w:ind w:firstLine="480" w:firstLineChars="200"/>
        <w:rPr>
          <w:rFonts w:ascii="Times New Roman" w:hAnsiTheme="minorEastAsia"/>
          <w:szCs w:val="24"/>
        </w:rPr>
      </w:pPr>
      <w:r>
        <w:rPr>
          <w:rFonts w:hint="eastAsia" w:ascii="Times New Roman" w:hAnsiTheme="minorEastAsia"/>
          <w:bCs/>
          <w:szCs w:val="24"/>
          <w:lang w:eastAsia="zh-CN"/>
        </w:rPr>
        <w:t>如</w:t>
      </w:r>
      <w:r>
        <w:rPr>
          <w:rFonts w:ascii="Times New Roman" w:hAnsiTheme="minorEastAsia"/>
          <w:bCs/>
          <w:szCs w:val="24"/>
        </w:rPr>
        <w:t>图</w:t>
      </w:r>
      <w:r>
        <w:rPr>
          <w:rFonts w:hint="eastAsia" w:ascii="Times New Roman" w:hAnsi="Times New Roman"/>
          <w:bCs/>
          <w:szCs w:val="24"/>
          <w:lang w:val="en-US" w:eastAsia="zh-CN"/>
        </w:rPr>
        <w:t>14为</w:t>
      </w:r>
      <w:r>
        <w:rPr>
          <w:rFonts w:ascii="Times New Roman" w:hAnsi="Times New Roman"/>
          <w:bCs/>
          <w:szCs w:val="24"/>
        </w:rPr>
        <w:t>Trunk</w:t>
      </w:r>
      <w:r>
        <w:rPr>
          <w:rFonts w:ascii="Times New Roman" w:hAnsiTheme="minorEastAsia"/>
          <w:bCs/>
          <w:szCs w:val="24"/>
        </w:rPr>
        <w:t>与</w:t>
      </w:r>
      <w:r>
        <w:rPr>
          <w:rFonts w:ascii="Times New Roman" w:hAnsi="Times New Roman"/>
          <w:bCs/>
          <w:szCs w:val="24"/>
        </w:rPr>
        <w:t>Gige</w:t>
      </w:r>
      <w:r>
        <w:rPr>
          <w:rFonts w:ascii="Times New Roman" w:hAnsiTheme="minorEastAsia"/>
          <w:bCs/>
          <w:szCs w:val="24"/>
        </w:rPr>
        <w:t>口示意图</w:t>
      </w:r>
    </w:p>
    <w:p>
      <w:pPr>
        <w:adjustRightInd w:val="0"/>
        <w:snapToGrid w:val="0"/>
        <w:spacing w:line="360" w:lineRule="auto"/>
        <w:jc w:val="center"/>
        <w:rPr>
          <w:rFonts w:ascii="Times New Roman" w:hAnsi="Times New Roman"/>
          <w:b/>
          <w:szCs w:val="24"/>
        </w:rPr>
      </w:pPr>
      <w:r>
        <w:rPr>
          <w:rFonts w:ascii="Times New Roman" w:hAnsi="Times New Roman"/>
          <w:b/>
          <w:szCs w:val="24"/>
        </w:rPr>
        <w:drawing>
          <wp:inline distT="0" distB="0" distL="0" distR="0">
            <wp:extent cx="4191000" cy="147002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9" cstate="print"/>
                    <a:srcRect/>
                    <a:stretch>
                      <a:fillRect/>
                    </a:stretch>
                  </pic:blipFill>
                  <pic:spPr>
                    <a:xfrm>
                      <a:off x="0" y="0"/>
                      <a:ext cx="4191000" cy="1470025"/>
                    </a:xfrm>
                    <a:prstGeom prst="rect">
                      <a:avLst/>
                    </a:prstGeom>
                    <a:noFill/>
                    <a:ln w="9525">
                      <a:noFill/>
                      <a:miter lim="800000"/>
                      <a:headEnd/>
                      <a:tailEnd/>
                    </a:ln>
                    <a:effectLst/>
                  </pic:spPr>
                </pic:pic>
              </a:graphicData>
            </a:graphic>
          </wp:inline>
        </w:drawing>
      </w:r>
    </w:p>
    <w:p>
      <w:pPr>
        <w:adjustRightInd w:val="0"/>
        <w:snapToGrid w:val="0"/>
        <w:spacing w:line="360" w:lineRule="auto"/>
        <w:jc w:val="center"/>
        <w:rPr>
          <w:rFonts w:ascii="Times New Roman" w:hAnsi="Times New Roman"/>
          <w:bCs/>
          <w:szCs w:val="24"/>
        </w:rPr>
      </w:pPr>
      <w:r>
        <w:rPr>
          <w:rFonts w:ascii="Times New Roman" w:hAnsiTheme="minorEastAsia"/>
          <w:bCs/>
          <w:szCs w:val="24"/>
        </w:rPr>
        <w:t>图</w:t>
      </w:r>
      <w:r>
        <w:rPr>
          <w:rFonts w:hint="eastAsia" w:ascii="Times New Roman" w:hAnsi="Times New Roman"/>
          <w:bCs/>
          <w:szCs w:val="24"/>
          <w:lang w:val="en-US" w:eastAsia="zh-CN"/>
        </w:rPr>
        <w:t xml:space="preserve">14 </w:t>
      </w:r>
      <w:r>
        <w:rPr>
          <w:rFonts w:ascii="Times New Roman" w:hAnsi="Times New Roman"/>
          <w:bCs/>
          <w:szCs w:val="24"/>
        </w:rPr>
        <w:t>Trunk</w:t>
      </w:r>
      <w:r>
        <w:rPr>
          <w:rFonts w:ascii="Times New Roman" w:hAnsiTheme="minorEastAsia"/>
          <w:bCs/>
          <w:szCs w:val="24"/>
        </w:rPr>
        <w:t>与</w:t>
      </w:r>
      <w:r>
        <w:rPr>
          <w:rFonts w:ascii="Times New Roman" w:hAnsi="Times New Roman"/>
          <w:bCs/>
          <w:szCs w:val="24"/>
        </w:rPr>
        <w:t>Gige</w:t>
      </w:r>
      <w:r>
        <w:rPr>
          <w:rFonts w:ascii="Times New Roman" w:hAnsiTheme="minorEastAsia"/>
          <w:bCs/>
          <w:szCs w:val="24"/>
        </w:rPr>
        <w:t>口示意图</w:t>
      </w:r>
    </w:p>
    <w:p>
      <w:pPr>
        <w:adjustRightInd w:val="0"/>
        <w:snapToGrid w:val="0"/>
        <w:spacing w:line="360" w:lineRule="auto"/>
        <w:rPr>
          <w:rFonts w:ascii="Times New Roman" w:hAnsiTheme="minorEastAsia"/>
          <w:szCs w:val="24"/>
        </w:rPr>
      </w:pPr>
      <w:r>
        <w:rPr>
          <w:rFonts w:hint="eastAsia" w:ascii="Times New Roman" w:hAnsi="Times New Roman" w:cs="Times New Roman" w:eastAsiaTheme="minorEastAsia"/>
          <w:szCs w:val="24"/>
          <w:lang w:val="en-US" w:eastAsia="zh-CN"/>
        </w:rPr>
        <w:t xml:space="preserve">   </w:t>
      </w:r>
      <w:r>
        <w:rPr>
          <w:rFonts w:ascii="Times New Roman" w:hAnsi="Times New Roman" w:cs="Times New Roman" w:eastAsiaTheme="minorEastAsia"/>
          <w:szCs w:val="24"/>
        </w:rPr>
        <w:t>Trunk</w:t>
      </w:r>
      <w:r>
        <w:rPr>
          <w:rFonts w:ascii="Times New Roman" w:cs="Times New Roman" w:hAnsiTheme="minorEastAsia" w:eastAsiaTheme="minorEastAsia"/>
          <w:szCs w:val="24"/>
        </w:rPr>
        <w:t>是将多个同等速率的物理接口捆绑成一个逻辑端口</w:t>
      </w:r>
      <w:r>
        <w:rPr>
          <w:rFonts w:hint="eastAsia" w:ascii="Times New Roman" w:cs="Times New Roman" w:hAnsiTheme="minorEastAsia" w:eastAsiaTheme="minorEastAsia"/>
          <w:szCs w:val="24"/>
          <w:lang w:val="en-US" w:eastAsia="zh-CN"/>
        </w:rPr>
        <w:t>, (</w:t>
      </w:r>
      <w:r>
        <w:rPr>
          <w:rFonts w:hint="eastAsia" w:ascii="宋体" w:hAnsi="宋体"/>
          <w:shd w:val="clear" w:color="auto" w:fill="FFFFFF"/>
          <w:lang w:val="en-US" w:eastAsia="zh-CN"/>
        </w:rPr>
        <w:t>Dolors SaIa,2002</w:t>
      </w:r>
      <w:r>
        <w:rPr>
          <w:rFonts w:hint="eastAsia" w:ascii="Times New Roman" w:cs="Times New Roman" w:hAnsiTheme="minorEastAsia" w:eastAsiaTheme="minorEastAsia"/>
          <w:szCs w:val="24"/>
          <w:lang w:val="en-US" w:eastAsia="zh-CN"/>
        </w:rPr>
        <w:t>)</w:t>
      </w:r>
      <w:r>
        <w:rPr>
          <w:rFonts w:ascii="Times New Roman" w:cs="Times New Roman" w:hAnsiTheme="minorEastAsia" w:eastAsiaTheme="minorEastAsia"/>
          <w:szCs w:val="24"/>
        </w:rPr>
        <w:t>达到带宽倍增和冗余备份的作用，</w:t>
      </w:r>
      <w:r>
        <w:rPr>
          <w:rFonts w:hint="eastAsia" w:ascii="Times New Roman" w:hAnsiTheme="minorEastAsia"/>
          <w:bCs/>
          <w:szCs w:val="24"/>
          <w:lang w:eastAsia="zh-CN"/>
        </w:rPr>
        <w:t>如</w:t>
      </w:r>
      <w:r>
        <w:rPr>
          <w:rFonts w:ascii="Times New Roman" w:hAnsiTheme="minorEastAsia"/>
          <w:bCs/>
          <w:szCs w:val="24"/>
        </w:rPr>
        <w:t>图</w:t>
      </w:r>
      <w:r>
        <w:rPr>
          <w:rFonts w:hint="eastAsia" w:ascii="Times New Roman" w:hAnsi="Times New Roman"/>
          <w:bCs/>
          <w:szCs w:val="24"/>
          <w:lang w:val="en-US" w:eastAsia="zh-CN"/>
        </w:rPr>
        <w:t>15为思科的</w:t>
      </w:r>
      <w:r>
        <w:rPr>
          <w:rFonts w:ascii="Times New Roman" w:hAnsi="Times New Roman"/>
          <w:bCs/>
          <w:szCs w:val="24"/>
        </w:rPr>
        <w:t>Trunk</w:t>
      </w:r>
      <w:r>
        <w:rPr>
          <w:rFonts w:ascii="Times New Roman" w:hAnsiTheme="minorEastAsia"/>
          <w:bCs/>
          <w:szCs w:val="24"/>
        </w:rPr>
        <w:t>与</w:t>
      </w:r>
      <w:r>
        <w:rPr>
          <w:rFonts w:ascii="Times New Roman" w:hAnsi="Times New Roman"/>
          <w:bCs/>
          <w:szCs w:val="24"/>
        </w:rPr>
        <w:t>Gige</w:t>
      </w:r>
      <w:r>
        <w:rPr>
          <w:rFonts w:ascii="Times New Roman" w:hAnsiTheme="minorEastAsia"/>
          <w:bCs/>
          <w:szCs w:val="24"/>
        </w:rPr>
        <w:t>口示意图</w:t>
      </w:r>
    </w:p>
    <w:p>
      <w:pPr>
        <w:pStyle w:val="7"/>
        <w:adjustRightInd w:val="0"/>
        <w:snapToGrid w:val="0"/>
        <w:spacing w:line="360" w:lineRule="auto"/>
        <w:ind w:firstLine="480" w:firstLineChars="200"/>
        <w:rPr>
          <w:rFonts w:ascii="Times New Roman" w:hAnsi="Times New Roman" w:cs="Times New Roman" w:eastAsiaTheme="minorEastAsia"/>
          <w:szCs w:val="24"/>
        </w:rPr>
      </w:pPr>
    </w:p>
    <w:p>
      <w:pPr>
        <w:adjustRightInd w:val="0"/>
        <w:snapToGrid w:val="0"/>
        <w:spacing w:line="360" w:lineRule="auto"/>
        <w:jc w:val="center"/>
        <w:rPr>
          <w:rFonts w:ascii="Times New Roman" w:hAnsi="Times New Roman"/>
          <w:b/>
          <w:szCs w:val="24"/>
        </w:rPr>
      </w:pPr>
      <w:r>
        <w:rPr>
          <w:rFonts w:ascii="Times New Roman" w:hAnsi="Times New Roman"/>
          <w:b/>
          <w:szCs w:val="24"/>
        </w:rPr>
        <w:drawing>
          <wp:inline distT="0" distB="0" distL="0" distR="0">
            <wp:extent cx="4114800" cy="1474470"/>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30" cstate="print"/>
                    <a:srcRect/>
                    <a:stretch>
                      <a:fillRect/>
                    </a:stretch>
                  </pic:blipFill>
                  <pic:spPr>
                    <a:xfrm>
                      <a:off x="0" y="0"/>
                      <a:ext cx="4114800" cy="1474788"/>
                    </a:xfrm>
                    <a:prstGeom prst="rect">
                      <a:avLst/>
                    </a:prstGeom>
                    <a:noFill/>
                    <a:ln w="9525">
                      <a:noFill/>
                      <a:miter lim="800000"/>
                      <a:headEnd/>
                      <a:tailEnd/>
                    </a:ln>
                    <a:effectLst/>
                  </pic:spPr>
                </pic:pic>
              </a:graphicData>
            </a:graphic>
          </wp:inline>
        </w:drawing>
      </w:r>
    </w:p>
    <w:p>
      <w:pPr>
        <w:adjustRightInd w:val="0"/>
        <w:snapToGrid w:val="0"/>
        <w:spacing w:line="360" w:lineRule="auto"/>
        <w:jc w:val="center"/>
        <w:rPr>
          <w:rFonts w:ascii="Times New Roman" w:hAnsi="Times New Roman"/>
          <w:bCs/>
          <w:szCs w:val="24"/>
        </w:rPr>
      </w:pPr>
      <w:r>
        <w:rPr>
          <w:rFonts w:ascii="Times New Roman" w:hAnsiTheme="minorEastAsia"/>
          <w:bCs/>
          <w:szCs w:val="24"/>
        </w:rPr>
        <w:t>图</w:t>
      </w:r>
      <w:r>
        <w:rPr>
          <w:rFonts w:hint="eastAsia" w:ascii="Times New Roman" w:hAnsi="Times New Roman"/>
          <w:bCs/>
          <w:szCs w:val="24"/>
          <w:lang w:val="en-US" w:eastAsia="zh-CN"/>
        </w:rPr>
        <w:t>15</w:t>
      </w:r>
      <w:r>
        <w:rPr>
          <w:rFonts w:ascii="Times New Roman" w:hAnsi="Times New Roman"/>
          <w:bCs/>
          <w:szCs w:val="24"/>
        </w:rPr>
        <w:t xml:space="preserve"> Trunk</w:t>
      </w:r>
      <w:r>
        <w:rPr>
          <w:rFonts w:ascii="Times New Roman" w:hAnsiTheme="minorEastAsia"/>
          <w:bCs/>
          <w:szCs w:val="24"/>
        </w:rPr>
        <w:t>与</w:t>
      </w:r>
      <w:r>
        <w:rPr>
          <w:rFonts w:ascii="Times New Roman" w:hAnsi="Times New Roman"/>
          <w:bCs/>
          <w:szCs w:val="24"/>
        </w:rPr>
        <w:t>Gige</w:t>
      </w:r>
      <w:r>
        <w:rPr>
          <w:rFonts w:ascii="Times New Roman" w:hAnsiTheme="minorEastAsia"/>
          <w:bCs/>
          <w:szCs w:val="24"/>
        </w:rPr>
        <w:t>口示意图</w:t>
      </w:r>
    </w:p>
    <w:p>
      <w:pPr>
        <w:adjustRightInd w:val="0"/>
        <w:snapToGrid w:val="0"/>
        <w:spacing w:line="360" w:lineRule="auto"/>
        <w:rPr>
          <w:rFonts w:ascii="Times New Roman" w:hAnsi="Times New Roman"/>
          <w:bCs/>
          <w:szCs w:val="24"/>
        </w:rPr>
      </w:pPr>
    </w:p>
    <w:p>
      <w:pPr>
        <w:adjustRightInd w:val="0"/>
        <w:snapToGrid w:val="0"/>
        <w:spacing w:line="360" w:lineRule="auto"/>
        <w:rPr>
          <w:rFonts w:ascii="Times New Roman" w:hAnsi="Times New Roman"/>
          <w:bCs/>
          <w:szCs w:val="24"/>
        </w:rPr>
      </w:pPr>
      <w:r>
        <w:rPr>
          <w:rFonts w:hint="eastAsia" w:ascii="Times New Roman" w:hAnsi="Times New Roman"/>
          <w:szCs w:val="24"/>
        </w:rPr>
        <w:t>（1）</w:t>
      </w:r>
      <w:r>
        <w:rPr>
          <w:rFonts w:ascii="Times New Roman" w:hAnsi="Times New Roman"/>
          <w:szCs w:val="24"/>
        </w:rPr>
        <w:t>Cisco3750</w:t>
      </w:r>
      <w:r>
        <w:rPr>
          <w:rFonts w:ascii="Times New Roman" w:hAnsiTheme="minorEastAsia"/>
          <w:szCs w:val="24"/>
        </w:rPr>
        <w:t>：</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interface Port-channel 1</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 xml:space="preserve">no switchport </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ip address 10.100.2.145 255.255.255.0</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interface range gigabitEthernet1/0/1 -2</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 xml:space="preserve">no switchport </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no ip address</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no shutdown</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channel-group 1 mode on</w:t>
      </w:r>
    </w:p>
    <w:p>
      <w:pPr>
        <w:adjustRightInd w:val="0"/>
        <w:snapToGrid w:val="0"/>
        <w:spacing w:line="360" w:lineRule="auto"/>
        <w:rPr>
          <w:rFonts w:ascii="Times New Roman" w:hAnsi="Times New Roman"/>
          <w:szCs w:val="24"/>
        </w:rPr>
      </w:pPr>
      <w:r>
        <w:rPr>
          <w:rFonts w:hint="eastAsia" w:ascii="Times New Roman" w:hAnsi="Times New Roman"/>
          <w:szCs w:val="24"/>
        </w:rPr>
        <w:t>（2）</w:t>
      </w:r>
      <w:r>
        <w:rPr>
          <w:rFonts w:ascii="Times New Roman" w:hAnsi="Times New Roman"/>
          <w:szCs w:val="24"/>
        </w:rPr>
        <w:t>3</w:t>
      </w:r>
      <w:r>
        <w:rPr>
          <w:rFonts w:ascii="Times New Roman" w:hAnsiTheme="minorEastAsia"/>
          <w:szCs w:val="24"/>
        </w:rPr>
        <w:t>层</w:t>
      </w:r>
      <w:r>
        <w:rPr>
          <w:rFonts w:ascii="Times New Roman" w:hAnsi="Times New Roman"/>
          <w:szCs w:val="24"/>
        </w:rPr>
        <w:t>Trunk</w:t>
      </w:r>
      <w:r>
        <w:rPr>
          <w:rFonts w:ascii="Times New Roman" w:hAnsiTheme="minorEastAsia"/>
          <w:szCs w:val="24"/>
        </w:rPr>
        <w:t>的配置：</w:t>
      </w:r>
    </w:p>
    <w:p>
      <w:pPr>
        <w:snapToGrid w:val="0"/>
        <w:spacing w:line="360" w:lineRule="auto"/>
        <w:ind w:firstLine="120" w:firstLineChars="50"/>
        <w:contextualSpacing/>
        <w:rPr>
          <w:rFonts w:ascii="Times New Roman" w:hAnsi="Times New Roman"/>
          <w:szCs w:val="24"/>
        </w:rPr>
      </w:pPr>
      <w:bookmarkStart w:id="56" w:name="OLE_LINK11"/>
      <w:r>
        <w:rPr>
          <w:rFonts w:ascii="Times New Roman" w:hAnsi="Times New Roman"/>
          <w:szCs w:val="24"/>
        </w:rPr>
        <w:t>CMTS</w:t>
      </w:r>
      <w:r>
        <w:rPr>
          <w:rFonts w:ascii="Times New Roman" w:hAnsiTheme="minorEastAsia"/>
          <w:szCs w:val="24"/>
        </w:rPr>
        <w:t>：</w:t>
      </w:r>
    </w:p>
    <w:bookmarkEnd w:id="56"/>
    <w:p>
      <w:pPr>
        <w:snapToGrid w:val="0"/>
        <w:spacing w:line="360" w:lineRule="auto"/>
        <w:ind w:firstLine="120" w:firstLineChars="50"/>
        <w:contextualSpacing/>
        <w:rPr>
          <w:rFonts w:ascii="Times New Roman" w:hAnsi="Times New Roman"/>
          <w:szCs w:val="24"/>
        </w:rPr>
      </w:pPr>
      <w:r>
        <w:rPr>
          <w:rFonts w:ascii="Times New Roman" w:hAnsi="Times New Roman"/>
          <w:szCs w:val="24"/>
        </w:rPr>
        <w:t>interface trunk 10</w:t>
      </w:r>
    </w:p>
    <w:p>
      <w:pPr>
        <w:snapToGrid w:val="0"/>
        <w:spacing w:line="360" w:lineRule="auto"/>
        <w:ind w:firstLine="120" w:firstLineChars="50"/>
        <w:contextualSpacing/>
        <w:rPr>
          <w:rFonts w:ascii="Times New Roman" w:hAnsi="Times New Roman"/>
          <w:szCs w:val="24"/>
        </w:rPr>
      </w:pPr>
      <w:r>
        <w:rPr>
          <w:rFonts w:ascii="Times New Roman" w:hAnsi="Times New Roman"/>
          <w:szCs w:val="24"/>
        </w:rPr>
        <w:t>gige 6/0</w:t>
      </w:r>
    </w:p>
    <w:p>
      <w:pPr>
        <w:snapToGrid w:val="0"/>
        <w:spacing w:line="360" w:lineRule="auto"/>
        <w:ind w:firstLine="120" w:firstLineChars="50"/>
        <w:contextualSpacing/>
        <w:rPr>
          <w:rFonts w:ascii="Times New Roman" w:hAnsi="Times New Roman"/>
          <w:szCs w:val="24"/>
        </w:rPr>
      </w:pPr>
      <w:r>
        <w:rPr>
          <w:rFonts w:ascii="Times New Roman" w:hAnsi="Times New Roman"/>
          <w:szCs w:val="24"/>
        </w:rPr>
        <w:t>gige 7/0</w:t>
      </w:r>
    </w:p>
    <w:p>
      <w:pPr>
        <w:snapToGrid w:val="0"/>
        <w:spacing w:line="360" w:lineRule="auto"/>
        <w:ind w:firstLine="120" w:firstLineChars="50"/>
        <w:contextualSpacing/>
        <w:rPr>
          <w:rFonts w:ascii="Times New Roman" w:hAnsi="Times New Roman"/>
          <w:szCs w:val="24"/>
        </w:rPr>
      </w:pPr>
      <w:r>
        <w:rPr>
          <w:rFonts w:ascii="Times New Roman" w:hAnsi="Times New Roman"/>
          <w:szCs w:val="24"/>
        </w:rPr>
        <w:t>ip address 10.100.2.147 255.255.255.0</w:t>
      </w:r>
    </w:p>
    <w:p>
      <w:pPr>
        <w:snapToGrid w:val="0"/>
        <w:spacing w:line="360" w:lineRule="auto"/>
        <w:ind w:firstLine="120" w:firstLineChars="50"/>
        <w:contextualSpacing/>
        <w:rPr>
          <w:rFonts w:ascii="Times New Roman" w:hAnsi="Times New Roman"/>
          <w:szCs w:val="24"/>
        </w:rPr>
      </w:pPr>
      <w:r>
        <w:rPr>
          <w:rFonts w:ascii="Times New Roman" w:hAnsi="Times New Roman"/>
          <w:szCs w:val="24"/>
        </w:rPr>
        <w:t>no shutdown</w:t>
      </w:r>
    </w:p>
    <w:p>
      <w:pPr>
        <w:snapToGrid w:val="0"/>
        <w:spacing w:line="360" w:lineRule="auto"/>
        <w:contextualSpacing/>
        <w:rPr>
          <w:rFonts w:ascii="Times New Roman" w:hAnsi="Times New Roman"/>
          <w:szCs w:val="24"/>
        </w:rPr>
      </w:pPr>
      <w:r>
        <w:rPr>
          <w:rFonts w:hint="eastAsia" w:ascii="Times New Roman" w:hAnsiTheme="minorEastAsia"/>
          <w:szCs w:val="24"/>
        </w:rPr>
        <w:t>（3）</w:t>
      </w:r>
      <w:r>
        <w:rPr>
          <w:rFonts w:ascii="Times New Roman" w:hAnsiTheme="minorEastAsia"/>
          <w:szCs w:val="24"/>
        </w:rPr>
        <w:t>配置</w:t>
      </w:r>
      <w:r>
        <w:rPr>
          <w:rFonts w:ascii="Times New Roman" w:hAnsi="Times New Roman"/>
          <w:szCs w:val="24"/>
        </w:rPr>
        <w:t>2</w:t>
      </w:r>
      <w:r>
        <w:rPr>
          <w:rFonts w:ascii="Times New Roman" w:hAnsiTheme="minorEastAsia"/>
          <w:szCs w:val="24"/>
        </w:rPr>
        <w:t>层</w:t>
      </w:r>
      <w:r>
        <w:rPr>
          <w:rFonts w:ascii="Times New Roman" w:hAnsi="Times New Roman"/>
          <w:szCs w:val="24"/>
        </w:rPr>
        <w:t>Trunk</w:t>
      </w:r>
    </w:p>
    <w:p>
      <w:pPr>
        <w:snapToGrid w:val="0"/>
        <w:spacing w:line="360" w:lineRule="auto"/>
        <w:ind w:firstLine="120" w:firstLineChars="50"/>
        <w:contextualSpacing/>
        <w:rPr>
          <w:rFonts w:ascii="Times New Roman" w:hAnsi="Times New Roman"/>
          <w:szCs w:val="24"/>
        </w:rPr>
      </w:pPr>
      <w:r>
        <w:rPr>
          <w:rFonts w:ascii="Times New Roman" w:hAnsi="Times New Roman"/>
          <w:szCs w:val="24"/>
        </w:rPr>
        <w:t>CMTS</w:t>
      </w:r>
      <w:r>
        <w:rPr>
          <w:rFonts w:ascii="Times New Roman" w:hAnsiTheme="minorEastAsia"/>
          <w:szCs w:val="24"/>
        </w:rPr>
        <w:t>配置：</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interface trunk 10</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gige 6/0</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gige 7/0                               //</w:t>
      </w:r>
      <w:r>
        <w:rPr>
          <w:rFonts w:ascii="Times New Roman" w:hAnsiTheme="minorEastAsia"/>
          <w:szCs w:val="24"/>
        </w:rPr>
        <w:t>加入接口</w:t>
      </w:r>
      <w:r>
        <w:rPr>
          <w:rFonts w:ascii="Times New Roman" w:hAnsi="Times New Roman"/>
          <w:szCs w:val="24"/>
        </w:rPr>
        <w:t>,</w:t>
      </w:r>
      <w:r>
        <w:rPr>
          <w:rFonts w:ascii="Times New Roman" w:hAnsiTheme="minorEastAsia"/>
          <w:szCs w:val="24"/>
        </w:rPr>
        <w:t>但不配置</w:t>
      </w:r>
      <w:r>
        <w:rPr>
          <w:rFonts w:ascii="Times New Roman" w:hAnsi="Times New Roman"/>
          <w:szCs w:val="24"/>
        </w:rPr>
        <w:t>ip</w:t>
      </w:r>
      <w:r>
        <w:rPr>
          <w:rFonts w:ascii="Times New Roman" w:hAnsiTheme="minorEastAsia"/>
          <w:szCs w:val="24"/>
        </w:rPr>
        <w:t>地址</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no shutdown</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interface vlan 30                          //</w:t>
      </w:r>
      <w:r>
        <w:rPr>
          <w:rFonts w:ascii="Times New Roman" w:hAnsiTheme="minorEastAsia"/>
          <w:szCs w:val="24"/>
        </w:rPr>
        <w:t>两边</w:t>
      </w:r>
      <w:r>
        <w:rPr>
          <w:rFonts w:ascii="Times New Roman" w:hAnsi="Times New Roman"/>
          <w:szCs w:val="24"/>
        </w:rPr>
        <w:t>vlanID</w:t>
      </w:r>
      <w:r>
        <w:rPr>
          <w:rFonts w:ascii="Times New Roman" w:hAnsiTheme="minorEastAsia"/>
          <w:szCs w:val="24"/>
        </w:rPr>
        <w:t>必须一样</w:t>
      </w:r>
    </w:p>
    <w:p>
      <w:pPr>
        <w:adjustRightInd w:val="0"/>
        <w:snapToGrid w:val="0"/>
        <w:spacing w:line="360" w:lineRule="auto"/>
        <w:ind w:firstLine="120" w:firstLineChars="50"/>
        <w:rPr>
          <w:rFonts w:ascii="Times New Roman" w:hAnsi="Times New Roman"/>
          <w:szCs w:val="24"/>
        </w:rPr>
      </w:pPr>
      <w:r>
        <w:rPr>
          <w:rFonts w:ascii="Times New Roman" w:hAnsi="Times New Roman"/>
          <w:szCs w:val="24"/>
        </w:rPr>
        <w:t>trunk 10                               //</w:t>
      </w:r>
      <w:r>
        <w:rPr>
          <w:rFonts w:ascii="Times New Roman" w:hAnsiTheme="minorEastAsia"/>
          <w:szCs w:val="24"/>
        </w:rPr>
        <w:t>把</w:t>
      </w:r>
      <w:r>
        <w:rPr>
          <w:rFonts w:ascii="Times New Roman" w:hAnsi="Times New Roman"/>
          <w:szCs w:val="24"/>
        </w:rPr>
        <w:t>trunk</w:t>
      </w:r>
      <w:r>
        <w:rPr>
          <w:rFonts w:ascii="Times New Roman" w:hAnsiTheme="minorEastAsia"/>
          <w:szCs w:val="24"/>
        </w:rPr>
        <w:t>加入到</w:t>
      </w:r>
      <w:r>
        <w:rPr>
          <w:rFonts w:ascii="Times New Roman" w:hAnsi="Times New Roman"/>
          <w:szCs w:val="24"/>
        </w:rPr>
        <w:t>vlan30</w:t>
      </w:r>
    </w:p>
    <w:p>
      <w:pPr>
        <w:adjustRightInd w:val="0"/>
        <w:snapToGrid w:val="0"/>
        <w:spacing w:line="360" w:lineRule="auto"/>
        <w:rPr>
          <w:rFonts w:ascii="Times New Roman" w:hAnsi="Times New Roman"/>
          <w:szCs w:val="24"/>
        </w:rPr>
      </w:pPr>
      <w:r>
        <w:rPr>
          <w:rFonts w:ascii="Times New Roman" w:hAnsi="Times New Roman"/>
          <w:szCs w:val="24"/>
        </w:rPr>
        <w:t>ip address 10.100.3.147 255.255.255.0</w:t>
      </w:r>
    </w:p>
    <w:p>
      <w:pPr>
        <w:widowControl/>
        <w:adjustRightInd w:val="0"/>
        <w:snapToGrid w:val="0"/>
        <w:spacing w:line="360" w:lineRule="auto"/>
        <w:rPr>
          <w:rFonts w:ascii="Times New Roman" w:hAnsi="Times New Roman"/>
          <w:kern w:val="0"/>
          <w:szCs w:val="24"/>
        </w:rPr>
      </w:pPr>
      <w:r>
        <w:rPr>
          <w:rFonts w:ascii="Times New Roman" w:hAnsiTheme="minorEastAsia"/>
          <w:kern w:val="0"/>
          <w:szCs w:val="24"/>
        </w:rPr>
        <w:t>调整</w:t>
      </w:r>
      <w:r>
        <w:rPr>
          <w:rFonts w:ascii="Times New Roman" w:hAnsi="Times New Roman"/>
          <w:kern w:val="0"/>
          <w:szCs w:val="24"/>
        </w:rPr>
        <w:t xml:space="preserve">interface  upstream 10/0.0 </w:t>
      </w:r>
      <w:r>
        <w:rPr>
          <w:rFonts w:ascii="Times New Roman" w:hAnsiTheme="minorEastAsia"/>
          <w:kern w:val="0"/>
          <w:szCs w:val="24"/>
        </w:rPr>
        <w:t>的</w:t>
      </w:r>
      <w:r>
        <w:rPr>
          <w:rFonts w:ascii="Times New Roman" w:hAnsi="Times New Roman"/>
          <w:kern w:val="0"/>
          <w:szCs w:val="24"/>
        </w:rPr>
        <w:t>power level</w:t>
      </w:r>
      <w:r>
        <w:rPr>
          <w:rFonts w:hint="eastAsia" w:ascii="Times New Roman" w:hAnsi="Times New Roman"/>
          <w:kern w:val="0"/>
          <w:szCs w:val="24"/>
          <w:lang w:eastAsia="zh-CN"/>
        </w:rPr>
        <w:t>，</w:t>
      </w:r>
      <w:r>
        <w:rPr>
          <w:rFonts w:ascii="Times New Roman" w:hAnsiTheme="minorEastAsia"/>
          <w:kern w:val="0"/>
          <w:szCs w:val="24"/>
        </w:rPr>
        <w:t>观察</w:t>
      </w:r>
      <w:r>
        <w:rPr>
          <w:rFonts w:ascii="Times New Roman" w:hAnsi="Times New Roman"/>
          <w:kern w:val="0"/>
          <w:szCs w:val="24"/>
        </w:rPr>
        <w:t xml:space="preserve">CM </w:t>
      </w:r>
      <w:r>
        <w:rPr>
          <w:rFonts w:ascii="Times New Roman" w:hAnsiTheme="minorEastAsia"/>
          <w:kern w:val="0"/>
          <w:szCs w:val="24"/>
        </w:rPr>
        <w:t>发送电平的变化。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CASA-C100G(config)#show cable modem remote-query immediate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MAC Address IP Address S/N  US  DS  TX Time    Micro(dB)  Modem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480" w:firstLineChars="200"/>
        <w:rPr>
          <w:rFonts w:ascii="Times New Roman" w:hAnsi="Times New Roman"/>
          <w:kern w:val="0"/>
          <w:szCs w:val="24"/>
        </w:rPr>
      </w:pPr>
      <w:r>
        <w:rPr>
          <w:rFonts w:ascii="Times New Roman" w:hAnsi="Times New Roman"/>
          <w:kern w:val="0"/>
          <w:szCs w:val="24"/>
        </w:rPr>
        <w:t xml:space="preserve">                       Ratio Power Power Offset Reflection  State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 xml:space="preserve">0015.f2fe.8d6a 10.0.0.16 </w:t>
      </w:r>
      <w:r>
        <w:rPr>
          <w:rFonts w:hint="eastAsia" w:ascii="Times New Roman" w:hAnsi="Times New Roman"/>
          <w:kern w:val="0"/>
          <w:szCs w:val="24"/>
        </w:rPr>
        <w:t xml:space="preserve">     </w:t>
      </w:r>
      <w:r>
        <w:rPr>
          <w:rFonts w:ascii="Times New Roman" w:hAnsi="Times New Roman"/>
          <w:kern w:val="0"/>
          <w:szCs w:val="24"/>
        </w:rPr>
        <w:t xml:space="preserve"> 42.6 </w:t>
      </w:r>
      <w:r>
        <w:rPr>
          <w:rFonts w:hint="eastAsia" w:ascii="Times New Roman" w:hAnsi="Times New Roman"/>
          <w:kern w:val="0"/>
          <w:szCs w:val="24"/>
        </w:rPr>
        <w:t xml:space="preserve"> </w:t>
      </w:r>
      <w:r>
        <w:rPr>
          <w:rFonts w:ascii="Times New Roman" w:hAnsi="Times New Roman"/>
          <w:kern w:val="0"/>
          <w:szCs w:val="24"/>
        </w:rPr>
        <w:t>38.6  8.6   2416    13      online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CASA-C100G(config)#interface upstream 10/0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 xml:space="preserve">CASA-C100G(config-if-ups 10/0.0)#power-level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&lt;-16-34&gt;           range of power-level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CASA-C100G(config-if-ups 10/0.0)#power-level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CASA-C100G(config-if-ups 10/0.0)#end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 xml:space="preserve">CASA-C100G(config)#show cable modem remote-query immediate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 xml:space="preserve">MAC Address IP Address  S/N  US  </w:t>
      </w:r>
      <w:r>
        <w:rPr>
          <w:rFonts w:hint="eastAsia" w:ascii="Times New Roman" w:hAnsi="Times New Roman"/>
          <w:kern w:val="0"/>
          <w:szCs w:val="24"/>
        </w:rPr>
        <w:t xml:space="preserve"> </w:t>
      </w:r>
      <w:r>
        <w:rPr>
          <w:rFonts w:ascii="Times New Roman" w:hAnsi="Times New Roman"/>
          <w:kern w:val="0"/>
          <w:szCs w:val="24"/>
        </w:rPr>
        <w:t>DS   TX Time   Micro(dB)   Modem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480" w:firstLineChars="200"/>
        <w:rPr>
          <w:rFonts w:ascii="Times New Roman" w:hAnsi="Times New Roman"/>
          <w:kern w:val="0"/>
          <w:szCs w:val="24"/>
        </w:rPr>
      </w:pPr>
      <w:r>
        <w:rPr>
          <w:rFonts w:ascii="Times New Roman" w:hAnsi="Times New Roman"/>
          <w:kern w:val="0"/>
          <w:szCs w:val="24"/>
        </w:rPr>
        <w:t xml:space="preserve">                        Ratio </w:t>
      </w:r>
      <w:r>
        <w:rPr>
          <w:rFonts w:hint="eastAsia" w:ascii="Times New Roman" w:hAnsi="Times New Roman"/>
          <w:kern w:val="0"/>
          <w:szCs w:val="24"/>
        </w:rPr>
        <w:t xml:space="preserve"> </w:t>
      </w:r>
      <w:r>
        <w:rPr>
          <w:rFonts w:ascii="Times New Roman" w:hAnsi="Times New Roman"/>
          <w:kern w:val="0"/>
          <w:szCs w:val="24"/>
        </w:rPr>
        <w:t xml:space="preserve">Power </w:t>
      </w:r>
      <w:r>
        <w:rPr>
          <w:rFonts w:hint="eastAsia" w:ascii="Times New Roman" w:hAnsi="Times New Roman"/>
          <w:kern w:val="0"/>
          <w:szCs w:val="24"/>
        </w:rPr>
        <w:t xml:space="preserve"> </w:t>
      </w:r>
      <w:r>
        <w:rPr>
          <w:rFonts w:ascii="Times New Roman" w:hAnsi="Times New Roman"/>
          <w:kern w:val="0"/>
          <w:szCs w:val="24"/>
        </w:rPr>
        <w:t xml:space="preserve">Power Offset Reflection  State 0015.f2fe.8d6a  10.0.0.16  </w:t>
      </w:r>
      <w:r>
        <w:rPr>
          <w:rFonts w:hint="eastAsia" w:ascii="Times New Roman" w:hAnsi="Times New Roman"/>
          <w:kern w:val="0"/>
          <w:szCs w:val="24"/>
        </w:rPr>
        <w:t xml:space="preserve">    </w:t>
      </w:r>
      <w:r>
        <w:rPr>
          <w:rFonts w:ascii="Times New Roman" w:hAnsi="Times New Roman"/>
          <w:kern w:val="0"/>
          <w:szCs w:val="24"/>
        </w:rPr>
        <w:t xml:space="preserve"> 41.7  39.6  8.5  2416  13      </w:t>
      </w:r>
      <w:r>
        <w:rPr>
          <w:rFonts w:hint="eastAsia" w:ascii="Times New Roman" w:hAnsi="Times New Roman"/>
          <w:kern w:val="0"/>
          <w:szCs w:val="24"/>
        </w:rPr>
        <w:t xml:space="preserve"> </w:t>
      </w:r>
      <w:r>
        <w:rPr>
          <w:rFonts w:ascii="Times New Roman" w:hAnsi="Times New Roman"/>
          <w:kern w:val="0"/>
          <w:szCs w:val="24"/>
        </w:rPr>
        <w:t xml:space="preserve">  </w:t>
      </w:r>
      <w:r>
        <w:rPr>
          <w:rFonts w:hint="eastAsia" w:ascii="Times New Roman" w:hAnsi="Times New Roman"/>
          <w:kern w:val="0"/>
          <w:szCs w:val="24"/>
        </w:rPr>
        <w:t xml:space="preserve"> </w:t>
      </w:r>
      <w:r>
        <w:rPr>
          <w:rFonts w:ascii="Times New Roman" w:hAnsi="Times New Roman"/>
          <w:kern w:val="0"/>
          <w:szCs w:val="24"/>
        </w:rPr>
        <w:t>online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 xml:space="preserve">CASA-C100G(config)#interface upstream 10/0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CASA-C100G(config-if-ups 10/0.0)#power-level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CASA-C100G(config-if-ups 10/0.0)#end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 xml:space="preserve">CASA-C100G(config)#show cable modem remote-query immediate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rFonts w:ascii="Times New Roman" w:hAnsi="Times New Roman"/>
          <w:kern w:val="0"/>
          <w:szCs w:val="24"/>
        </w:rPr>
      </w:pPr>
      <w:r>
        <w:rPr>
          <w:rFonts w:ascii="Times New Roman" w:hAnsi="Times New Roman"/>
          <w:kern w:val="0"/>
          <w:szCs w:val="24"/>
        </w:rPr>
        <w:t>MAC Address  IP Address  S/N  US    DS   TX Time  Micro(dB)  Modem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480" w:firstLineChars="200"/>
        <w:rPr>
          <w:rFonts w:ascii="Times New Roman" w:hAnsi="Times New Roman"/>
          <w:kern w:val="0"/>
          <w:szCs w:val="24"/>
        </w:rPr>
      </w:pPr>
      <w:r>
        <w:rPr>
          <w:rFonts w:ascii="Times New Roman" w:hAnsi="Times New Roman"/>
          <w:kern w:val="0"/>
          <w:szCs w:val="24"/>
        </w:rPr>
        <w:t xml:space="preserve">      </w:t>
      </w:r>
      <w:r>
        <w:rPr>
          <w:rFonts w:hint="eastAsia" w:ascii="Times New Roman" w:hAnsi="Times New Roman"/>
          <w:kern w:val="0"/>
          <w:szCs w:val="24"/>
        </w:rPr>
        <w:t xml:space="preserve">                    </w:t>
      </w:r>
      <w:r>
        <w:rPr>
          <w:rFonts w:ascii="Times New Roman" w:hAnsi="Times New Roman"/>
          <w:kern w:val="0"/>
          <w:szCs w:val="24"/>
        </w:rPr>
        <w:t xml:space="preserve">Ratio </w:t>
      </w:r>
      <w:r>
        <w:rPr>
          <w:rFonts w:hint="eastAsia" w:ascii="Times New Roman" w:hAnsi="Times New Roman"/>
          <w:kern w:val="0"/>
          <w:szCs w:val="24"/>
        </w:rPr>
        <w:t xml:space="preserve"> </w:t>
      </w:r>
      <w:r>
        <w:rPr>
          <w:rFonts w:ascii="Times New Roman" w:hAnsi="Times New Roman"/>
          <w:kern w:val="0"/>
          <w:szCs w:val="24"/>
        </w:rPr>
        <w:t>Power Power</w:t>
      </w:r>
      <w:r>
        <w:rPr>
          <w:rFonts w:hint="eastAsia" w:ascii="Times New Roman" w:hAnsi="Times New Roman"/>
          <w:kern w:val="0"/>
          <w:szCs w:val="24"/>
        </w:rPr>
        <w:t xml:space="preserve"> </w:t>
      </w:r>
      <w:r>
        <w:rPr>
          <w:rFonts w:ascii="Times New Roman" w:hAnsi="Times New Roman"/>
          <w:kern w:val="0"/>
          <w:szCs w:val="24"/>
        </w:rPr>
        <w:t xml:space="preserve">Offset Reflection  State State0015.f2fe.8d6a 10.0.0.16 </w:t>
      </w:r>
      <w:r>
        <w:rPr>
          <w:rFonts w:hint="eastAsia" w:ascii="Times New Roman" w:hAnsi="Times New Roman"/>
          <w:kern w:val="0"/>
          <w:szCs w:val="24"/>
        </w:rPr>
        <w:t xml:space="preserve">    </w:t>
      </w:r>
      <w:r>
        <w:rPr>
          <w:rFonts w:ascii="Times New Roman" w:hAnsi="Times New Roman"/>
          <w:kern w:val="0"/>
          <w:szCs w:val="24"/>
        </w:rPr>
        <w:t xml:space="preserve">42.6  40.6 8.5    2416     13     </w:t>
      </w:r>
      <w:r>
        <w:rPr>
          <w:rFonts w:hint="eastAsia" w:ascii="Times New Roman" w:hAnsi="Times New Roman"/>
          <w:kern w:val="0"/>
          <w:szCs w:val="24"/>
        </w:rPr>
        <w:t xml:space="preserve">  </w:t>
      </w:r>
      <w:r>
        <w:rPr>
          <w:rFonts w:ascii="Times New Roman" w:hAnsi="Times New Roman"/>
          <w:kern w:val="0"/>
          <w:szCs w:val="24"/>
        </w:rPr>
        <w:t>online</w:t>
      </w:r>
    </w:p>
    <w:p>
      <w:pPr>
        <w:pStyle w:val="7"/>
        <w:adjustRightInd w:val="0"/>
        <w:snapToGrid w:val="0"/>
        <w:spacing w:line="360" w:lineRule="auto"/>
        <w:jc w:val="both"/>
        <w:rPr>
          <w:rFonts w:ascii="Times New Roman" w:hAnsi="Times New Roman" w:cs="Times New Roman" w:eastAsiaTheme="minorEastAsia"/>
          <w:szCs w:val="24"/>
        </w:rPr>
      </w:pPr>
    </w:p>
    <w:p>
      <w:pPr>
        <w:pStyle w:val="7"/>
        <w:adjustRightInd w:val="0"/>
        <w:snapToGrid w:val="0"/>
        <w:spacing w:line="360" w:lineRule="auto"/>
        <w:jc w:val="both"/>
        <w:rPr>
          <w:rFonts w:ascii="Times New Roman" w:cs="Times New Roman" w:hAnsiTheme="minorEastAsia" w:eastAsiaTheme="minorEastAsia"/>
          <w:szCs w:val="24"/>
        </w:rPr>
      </w:pPr>
      <w:r>
        <w:rPr>
          <w:rFonts w:hint="eastAsia" w:ascii="Times New Roman" w:hAnsi="Times New Roman" w:cs="Times New Roman" w:eastAsiaTheme="minorEastAsia"/>
          <w:szCs w:val="24"/>
          <w:lang w:val="en-US" w:eastAsia="zh-CN"/>
        </w:rPr>
        <w:t xml:space="preserve">     </w:t>
      </w:r>
      <w:r>
        <w:rPr>
          <w:rFonts w:ascii="Times New Roman" w:hAnsi="Times New Roman" w:cs="Times New Roman" w:eastAsiaTheme="minorEastAsia"/>
          <w:szCs w:val="24"/>
        </w:rPr>
        <w:t>CMTS</w:t>
      </w:r>
      <w:r>
        <w:rPr>
          <w:rFonts w:ascii="Times New Roman" w:cs="Times New Roman" w:hAnsiTheme="minorEastAsia" w:eastAsiaTheme="minorEastAsia"/>
          <w:szCs w:val="24"/>
        </w:rPr>
        <w:t>是</w:t>
      </w:r>
      <w:r>
        <w:rPr>
          <w:rFonts w:ascii="Times New Roman" w:hAnsi="Times New Roman" w:cs="Times New Roman" w:eastAsiaTheme="minorEastAsia"/>
          <w:szCs w:val="24"/>
        </w:rPr>
        <w:t>CableModem</w:t>
      </w:r>
      <w:r>
        <w:rPr>
          <w:rFonts w:ascii="Times New Roman" w:cs="Times New Roman" w:hAnsiTheme="minorEastAsia" w:eastAsiaTheme="minorEastAsia"/>
          <w:szCs w:val="24"/>
        </w:rPr>
        <w:t>接入系统中的关键设备</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CMTS</w:t>
      </w:r>
      <w:r>
        <w:rPr>
          <w:rFonts w:ascii="Times New Roman" w:cs="Times New Roman" w:hAnsiTheme="minorEastAsia" w:eastAsiaTheme="minorEastAsia"/>
          <w:szCs w:val="24"/>
        </w:rPr>
        <w:t>的正确配置是</w:t>
      </w:r>
      <w:r>
        <w:rPr>
          <w:rFonts w:ascii="Times New Roman" w:hAnsi="Times New Roman" w:cs="Times New Roman" w:eastAsiaTheme="minorEastAsia"/>
          <w:szCs w:val="24"/>
        </w:rPr>
        <w:t>CableModem</w:t>
      </w:r>
      <w:r>
        <w:rPr>
          <w:rFonts w:ascii="Times New Roman" w:cs="Times New Roman" w:hAnsiTheme="minorEastAsia" w:eastAsiaTheme="minorEastAsia"/>
          <w:szCs w:val="24"/>
        </w:rPr>
        <w:t>接入系统正常、高效运行的根本保障。本文较全面的论述了</w:t>
      </w:r>
      <w:r>
        <w:rPr>
          <w:rFonts w:ascii="Times New Roman" w:hAnsi="Times New Roman" w:cs="Times New Roman" w:eastAsiaTheme="minorEastAsia"/>
          <w:szCs w:val="24"/>
        </w:rPr>
        <w:t>CMST</w:t>
      </w:r>
      <w:r>
        <w:rPr>
          <w:rFonts w:ascii="Times New Roman" w:cs="Times New Roman" w:hAnsiTheme="minorEastAsia" w:eastAsiaTheme="minorEastAsia"/>
          <w:szCs w:val="24"/>
        </w:rPr>
        <w:t>头端配置所要考虑的主要因素和具体的配置方法。但是</w:t>
      </w:r>
      <w:r>
        <w:rPr>
          <w:rFonts w:hint="eastAsia" w:ascii="Times New Roman" w:hAnsi="Times New Roman" w:cs="Times New Roman" w:eastAsiaTheme="minorEastAsia"/>
          <w:szCs w:val="24"/>
        </w:rPr>
        <w:t>，</w:t>
      </w:r>
      <w:r>
        <w:rPr>
          <w:rFonts w:ascii="Times New Roman" w:hAnsi="Times New Roman" w:cs="Times New Roman" w:eastAsiaTheme="minorEastAsia"/>
          <w:szCs w:val="24"/>
        </w:rPr>
        <w:t>CMTS</w:t>
      </w:r>
      <w:r>
        <w:rPr>
          <w:rFonts w:ascii="Times New Roman" w:cs="Times New Roman" w:hAnsiTheme="minorEastAsia" w:eastAsiaTheme="minorEastAsia"/>
          <w:szCs w:val="24"/>
        </w:rPr>
        <w:t>头端配置参数的选择与</w:t>
      </w:r>
      <w:r>
        <w:rPr>
          <w:rFonts w:ascii="Times New Roman" w:hAnsi="Times New Roman" w:cs="Times New Roman" w:eastAsiaTheme="minorEastAsia"/>
          <w:szCs w:val="24"/>
        </w:rPr>
        <w:t>HFC</w:t>
      </w:r>
      <w:r>
        <w:rPr>
          <w:rFonts w:ascii="Times New Roman" w:cs="Times New Roman" w:hAnsiTheme="minorEastAsia" w:eastAsiaTheme="minorEastAsia"/>
          <w:szCs w:val="24"/>
        </w:rPr>
        <w:t>网络条件、当地频率资源分配、噪声干扰源等诸多因素有关</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所以</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在实际的配置工作中要具体情况具体分析</w:t>
      </w:r>
      <w:r>
        <w:rPr>
          <w:rFonts w:hint="eastAsia" w:ascii="Times New Roman" w:hAnsi="Times New Roman" w:cs="Times New Roman" w:eastAsiaTheme="minorEastAsia"/>
          <w:szCs w:val="24"/>
        </w:rPr>
        <w:t>，</w:t>
      </w:r>
      <w:r>
        <w:rPr>
          <w:rFonts w:ascii="Times New Roman" w:cs="Times New Roman" w:hAnsiTheme="minorEastAsia" w:eastAsiaTheme="minorEastAsia"/>
          <w:szCs w:val="24"/>
        </w:rPr>
        <w:t>灵活调整和配置</w:t>
      </w:r>
      <w:r>
        <w:rPr>
          <w:rFonts w:ascii="Times New Roman" w:hAnsi="Times New Roman" w:cs="Times New Roman" w:eastAsiaTheme="minorEastAsia"/>
          <w:szCs w:val="24"/>
        </w:rPr>
        <w:t>CMTS</w:t>
      </w:r>
      <w:r>
        <w:rPr>
          <w:rFonts w:ascii="Times New Roman" w:cs="Times New Roman" w:hAnsiTheme="minorEastAsia" w:eastAsiaTheme="minorEastAsia"/>
          <w:szCs w:val="24"/>
        </w:rPr>
        <w:t>参数。</w:t>
      </w:r>
    </w:p>
    <w:p>
      <w:pPr>
        <w:pStyle w:val="2"/>
        <w:adjustRightInd w:val="0"/>
        <w:snapToGrid w:val="0"/>
        <w:spacing w:before="0" w:after="0" w:line="360" w:lineRule="auto"/>
        <w:jc w:val="both"/>
        <w:rPr>
          <w:rFonts w:ascii="黑体" w:hAnsi="Times New Roman"/>
          <w:szCs w:val="28"/>
        </w:rPr>
      </w:pPr>
      <w:bookmarkStart w:id="57" w:name="_Toc29311"/>
      <w:r>
        <w:rPr>
          <w:rFonts w:hint="eastAsia" w:ascii="黑体" w:hAnsi="Times New Roman"/>
          <w:szCs w:val="28"/>
        </w:rPr>
        <w:t>4 CMTS</w:t>
      </w:r>
      <w:r>
        <w:rPr>
          <w:rFonts w:hint="eastAsia" w:ascii="黑体" w:hAnsiTheme="minorEastAsia"/>
          <w:szCs w:val="28"/>
        </w:rPr>
        <w:t>设备接入交换测试</w:t>
      </w:r>
      <w:bookmarkEnd w:id="57"/>
    </w:p>
    <w:p>
      <w:pPr>
        <w:pStyle w:val="3"/>
        <w:adjustRightInd w:val="0"/>
        <w:snapToGrid w:val="0"/>
        <w:spacing w:before="0" w:after="0" w:line="360" w:lineRule="auto"/>
        <w:jc w:val="both"/>
        <w:rPr>
          <w:rFonts w:hint="eastAsia" w:ascii="黑体" w:hAnsiTheme="minorEastAsia"/>
          <w:color w:val="000000" w:themeColor="text1"/>
          <w:szCs w:val="24"/>
          <w14:textFill>
            <w14:solidFill>
              <w14:schemeClr w14:val="tx1"/>
            </w14:solidFill>
          </w14:textFill>
        </w:rPr>
      </w:pPr>
      <w:bookmarkStart w:id="58" w:name="_Toc30557"/>
      <w:r>
        <w:rPr>
          <w:rFonts w:hint="eastAsia" w:ascii="黑体" w:hAnsi="Times New Roman"/>
          <w:szCs w:val="24"/>
        </w:rPr>
        <w:t xml:space="preserve">4.1 </w:t>
      </w:r>
      <w:r>
        <w:rPr>
          <w:rFonts w:hint="eastAsia" w:ascii="黑体" w:hAnsiTheme="minorEastAsia"/>
          <w:color w:val="000000" w:themeColor="text1"/>
          <w:szCs w:val="24"/>
          <w14:textFill>
            <w14:solidFill>
              <w14:schemeClr w14:val="tx1"/>
            </w14:solidFill>
          </w14:textFill>
        </w:rPr>
        <w:t>测试环境</w:t>
      </w:r>
      <w:bookmarkEnd w:id="58"/>
    </w:p>
    <w:p>
      <w:pPr>
        <w:rPr>
          <w:rFonts w:hint="eastAsia" w:eastAsia="宋体"/>
          <w:lang w:eastAsia="zh-CN"/>
        </w:rPr>
      </w:pPr>
      <w:r>
        <w:rPr>
          <w:rFonts w:hint="eastAsia" w:ascii="黑体" w:hAnsiTheme="minorEastAsia"/>
          <w:color w:val="000000" w:themeColor="text1"/>
          <w:szCs w:val="24"/>
          <w:lang w:val="en-US" w:eastAsia="zh-CN"/>
          <w14:textFill>
            <w14:solidFill>
              <w14:schemeClr w14:val="tx1"/>
            </w14:solidFill>
          </w14:textFill>
        </w:rPr>
        <w:t xml:space="preserve">   </w:t>
      </w:r>
      <w:r>
        <w:rPr>
          <w:rFonts w:hint="eastAsia" w:ascii="黑体" w:hAnsiTheme="minorEastAsia"/>
          <w:color w:val="000000" w:themeColor="text1"/>
          <w:szCs w:val="24"/>
          <w:lang w:eastAsia="zh-CN"/>
          <w14:textFill>
            <w14:solidFill>
              <w14:schemeClr w14:val="tx1"/>
            </w14:solidFill>
          </w14:textFill>
        </w:rPr>
        <w:t>为了</w:t>
      </w:r>
      <w:r>
        <w:rPr>
          <w:rFonts w:hint="eastAsia" w:ascii="黑体" w:hAnsi="Times New Roman"/>
          <w:szCs w:val="28"/>
        </w:rPr>
        <w:t>CMTS</w:t>
      </w:r>
      <w:r>
        <w:rPr>
          <w:rFonts w:hint="eastAsia" w:ascii="黑体" w:hAnsiTheme="minorEastAsia"/>
          <w:szCs w:val="28"/>
        </w:rPr>
        <w:t>设备接入</w:t>
      </w:r>
      <w:r>
        <w:rPr>
          <w:rFonts w:hint="eastAsia" w:ascii="黑体" w:hAnsiTheme="minorEastAsia"/>
          <w:szCs w:val="28"/>
          <w:lang w:eastAsia="zh-CN"/>
        </w:rPr>
        <w:t>系统并且进行</w:t>
      </w:r>
      <w:r>
        <w:rPr>
          <w:rFonts w:hint="eastAsia" w:ascii="黑体" w:hAnsiTheme="minorEastAsia"/>
          <w:szCs w:val="28"/>
        </w:rPr>
        <w:t>交换测试</w:t>
      </w:r>
      <w:r>
        <w:rPr>
          <w:rFonts w:hint="eastAsia" w:ascii="黑体" w:hAnsiTheme="minorEastAsia"/>
          <w:szCs w:val="28"/>
          <w:lang w:eastAsia="zh-CN"/>
        </w:rPr>
        <w:t>，我们需要搭建实验环境，实验环境如图</w:t>
      </w:r>
      <w:r>
        <w:rPr>
          <w:rFonts w:hint="eastAsia" w:ascii="黑体" w:hAnsiTheme="minorEastAsia"/>
          <w:szCs w:val="28"/>
          <w:lang w:val="en-US" w:eastAsia="zh-CN"/>
        </w:rPr>
        <w:t>16所示。</w:t>
      </w:r>
    </w:p>
    <w:p>
      <w:pPr>
        <w:adjustRightInd w:val="0"/>
        <w:snapToGrid w:val="0"/>
        <w:spacing w:line="360" w:lineRule="auto"/>
        <w:jc w:val="center"/>
        <w:rPr>
          <w:rFonts w:ascii="Times New Roman" w:hAnsi="Times New Roman"/>
          <w:szCs w:val="24"/>
        </w:rPr>
      </w:pPr>
      <w:r>
        <w:rPr>
          <w:rFonts w:ascii="Times New Roman" w:hAnsi="Times New Roman"/>
          <w:szCs w:val="24"/>
        </w:rPr>
        <w:drawing>
          <wp:inline distT="0" distB="0" distL="0" distR="0">
            <wp:extent cx="5057775" cy="3162300"/>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1" cstate="print"/>
                    <a:srcRect l="31013" t="29787" r="17185" b="15997"/>
                    <a:stretch>
                      <a:fillRect/>
                    </a:stretch>
                  </pic:blipFill>
                  <pic:spPr>
                    <a:xfrm>
                      <a:off x="0" y="0"/>
                      <a:ext cx="5057592" cy="3162185"/>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bCs/>
          <w:szCs w:val="24"/>
        </w:rPr>
      </w:pPr>
      <w:r>
        <w:rPr>
          <w:rFonts w:ascii="Times New Roman" w:hAnsiTheme="minorEastAsia"/>
          <w:bCs/>
          <w:szCs w:val="24"/>
        </w:rPr>
        <w:t>图</w:t>
      </w:r>
      <w:r>
        <w:rPr>
          <w:rFonts w:hint="eastAsia" w:ascii="Times New Roman" w:hAnsiTheme="minorEastAsia"/>
          <w:bCs/>
          <w:szCs w:val="24"/>
          <w:lang w:val="en-US" w:eastAsia="zh-CN"/>
        </w:rPr>
        <w:t>16</w:t>
      </w:r>
      <w:r>
        <w:rPr>
          <w:rFonts w:ascii="Times New Roman" w:hAnsi="Times New Roman"/>
          <w:bCs/>
          <w:szCs w:val="24"/>
        </w:rPr>
        <w:t xml:space="preserve"> </w:t>
      </w:r>
      <w:r>
        <w:rPr>
          <w:rFonts w:ascii="Times New Roman" w:hAnsiTheme="minorEastAsia"/>
          <w:szCs w:val="24"/>
        </w:rPr>
        <w:t>实验室测试环境示意图</w:t>
      </w:r>
    </w:p>
    <w:p>
      <w:pPr>
        <w:pStyle w:val="4"/>
        <w:adjustRightInd w:val="0"/>
        <w:snapToGrid w:val="0"/>
        <w:spacing w:before="0" w:after="0" w:line="360" w:lineRule="auto"/>
        <w:jc w:val="both"/>
        <w:rPr>
          <w:rFonts w:ascii="黑体" w:hAnsi="Times New Roman" w:eastAsia="黑体"/>
          <w:szCs w:val="24"/>
        </w:rPr>
      </w:pPr>
      <w:bookmarkStart w:id="59" w:name="_Toc9298"/>
      <w:r>
        <w:rPr>
          <w:rFonts w:hint="eastAsia" w:ascii="黑体" w:hAnsi="Times New Roman" w:eastAsia="黑体"/>
          <w:szCs w:val="24"/>
        </w:rPr>
        <w:t xml:space="preserve">4.1.1 </w:t>
      </w:r>
      <w:r>
        <w:rPr>
          <w:rFonts w:hint="eastAsia" w:ascii="黑体" w:eastAsia="黑体" w:hAnsiTheme="minorEastAsia"/>
          <w:szCs w:val="24"/>
        </w:rPr>
        <w:t>设备准备</w:t>
      </w:r>
      <w:bookmarkEnd w:id="59"/>
    </w:p>
    <w:p>
      <w:pPr>
        <w:adjustRightInd w:val="0"/>
        <w:snapToGrid w:val="0"/>
        <w:spacing w:line="360" w:lineRule="auto"/>
        <w:ind w:firstLine="480" w:firstLineChars="200"/>
        <w:rPr>
          <w:rFonts w:ascii="Times New Roman" w:hAnsi="Times New Roman"/>
          <w:szCs w:val="24"/>
        </w:rPr>
      </w:pPr>
      <w:r>
        <w:rPr>
          <w:rFonts w:ascii="Times New Roman" w:hAnsiTheme="minorEastAsia"/>
          <w:szCs w:val="24"/>
        </w:rPr>
        <w:t>为了进行最基本的测试</w:t>
      </w:r>
      <w:r>
        <w:rPr>
          <w:rFonts w:hint="eastAsia" w:ascii="Times New Roman" w:hAnsi="Times New Roman"/>
          <w:szCs w:val="24"/>
        </w:rPr>
        <w:t>，</w:t>
      </w:r>
      <w:r>
        <w:rPr>
          <w:rFonts w:ascii="Times New Roman" w:hAnsiTheme="minorEastAsia"/>
          <w:szCs w:val="24"/>
        </w:rPr>
        <w:t>我们需要准备的设备为</w:t>
      </w:r>
      <w:r>
        <w:rPr>
          <w:rFonts w:hint="eastAsia" w:ascii="Times New Roman" w:hAnsi="Times New Roman"/>
          <w:szCs w:val="24"/>
        </w:rPr>
        <w:t>：</w:t>
      </w:r>
    </w:p>
    <w:p>
      <w:pPr>
        <w:adjustRightInd w:val="0"/>
        <w:snapToGrid w:val="0"/>
        <w:spacing w:line="360" w:lineRule="auto"/>
        <w:ind w:firstLine="480" w:firstLineChars="200"/>
        <w:rPr>
          <w:rFonts w:ascii="Times New Roman" w:hAnsi="Times New Roman"/>
          <w:szCs w:val="24"/>
        </w:rPr>
      </w:pPr>
      <w:r>
        <w:rPr>
          <w:rFonts w:ascii="Times New Roman" w:hAnsi="Times New Roman"/>
          <w:szCs w:val="24"/>
        </w:rPr>
        <w:t>(l)</w:t>
      </w:r>
      <w:r>
        <w:rPr>
          <w:rFonts w:hint="eastAsia" w:ascii="Times New Roman" w:hAnsi="Times New Roman"/>
          <w:szCs w:val="24"/>
        </w:rPr>
        <w:t xml:space="preserve"> </w:t>
      </w:r>
      <w:r>
        <w:rPr>
          <w:rFonts w:ascii="Times New Roman" w:hAnsiTheme="minorEastAsia"/>
          <w:szCs w:val="24"/>
        </w:rPr>
        <w:t>频谱分析仪</w:t>
      </w:r>
      <w:r>
        <w:rPr>
          <w:rFonts w:hint="eastAsia" w:ascii="Times New Roman" w:hAnsi="Times New Roman"/>
          <w:szCs w:val="24"/>
        </w:rPr>
        <w:t>，</w:t>
      </w:r>
      <w:r>
        <w:rPr>
          <w:rFonts w:ascii="Times New Roman" w:hAnsiTheme="minorEastAsia"/>
          <w:szCs w:val="24"/>
        </w:rPr>
        <w:t>推荐使用</w:t>
      </w:r>
      <w:r>
        <w:rPr>
          <w:rFonts w:ascii="Times New Roman" w:hAnsi="Times New Roman"/>
          <w:szCs w:val="24"/>
        </w:rPr>
        <w:t>Tek2715</w:t>
      </w:r>
      <w:r>
        <w:rPr>
          <w:rFonts w:ascii="Times New Roman" w:hAnsiTheme="minorEastAsia"/>
          <w:szCs w:val="24"/>
        </w:rPr>
        <w:t>或</w:t>
      </w:r>
      <w:r>
        <w:rPr>
          <w:rFonts w:ascii="Times New Roman" w:hAnsi="Times New Roman"/>
          <w:szCs w:val="24"/>
        </w:rPr>
        <w:t>anlarl1776</w:t>
      </w:r>
      <w:r>
        <w:rPr>
          <w:rFonts w:hint="eastAsia" w:ascii="Times New Roman" w:hAnsi="Times New Roman"/>
          <w:szCs w:val="24"/>
        </w:rPr>
        <w:t>；</w:t>
      </w:r>
    </w:p>
    <w:p>
      <w:pPr>
        <w:adjustRightInd w:val="0"/>
        <w:snapToGrid w:val="0"/>
        <w:spacing w:line="360" w:lineRule="auto"/>
        <w:ind w:firstLine="480" w:firstLineChars="200"/>
        <w:rPr>
          <w:rFonts w:ascii="Times New Roman" w:hAnsi="Times New Roman"/>
          <w:szCs w:val="24"/>
        </w:rPr>
      </w:pPr>
      <w:r>
        <w:rPr>
          <w:rFonts w:ascii="Times New Roman" w:hAnsi="Times New Roman"/>
          <w:szCs w:val="24"/>
        </w:rPr>
        <w:t>(2)</w:t>
      </w:r>
      <w:r>
        <w:rPr>
          <w:rFonts w:hint="eastAsia" w:ascii="Times New Roman" w:hAnsi="Times New Roman"/>
          <w:szCs w:val="24"/>
        </w:rPr>
        <w:t xml:space="preserve"> </w:t>
      </w:r>
      <w:r>
        <w:rPr>
          <w:rFonts w:ascii="Times New Roman" w:hAnsiTheme="minorEastAsia"/>
          <w:szCs w:val="24"/>
        </w:rPr>
        <w:t>宽带噪声发生器一台</w:t>
      </w:r>
      <w:r>
        <w:rPr>
          <w:rFonts w:hint="eastAsia" w:ascii="Times New Roman" w:hAnsi="Times New Roman"/>
          <w:szCs w:val="24"/>
        </w:rPr>
        <w:t>，</w:t>
      </w:r>
      <w:r>
        <w:rPr>
          <w:rFonts w:ascii="Times New Roman" w:hAnsiTheme="minorEastAsia"/>
          <w:szCs w:val="24"/>
        </w:rPr>
        <w:t>可用光接收机配合低通滤波器代替</w:t>
      </w:r>
      <w:r>
        <w:rPr>
          <w:rFonts w:hint="eastAsia" w:ascii="Times New Roman" w:hAnsi="Times New Roman"/>
          <w:szCs w:val="24"/>
        </w:rPr>
        <w:t>；</w:t>
      </w:r>
    </w:p>
    <w:p>
      <w:pPr>
        <w:adjustRightInd w:val="0"/>
        <w:snapToGrid w:val="0"/>
        <w:spacing w:line="360" w:lineRule="auto"/>
        <w:ind w:firstLine="480" w:firstLineChars="200"/>
        <w:jc w:val="both"/>
        <w:rPr>
          <w:rFonts w:ascii="Times New Roman" w:hAnsi="Times New Roman"/>
          <w:szCs w:val="24"/>
        </w:rPr>
      </w:pPr>
      <w:r>
        <w:rPr>
          <w:rFonts w:ascii="Times New Roman" w:hAnsi="Times New Roman"/>
          <w:szCs w:val="24"/>
        </w:rPr>
        <w:t>(3)</w:t>
      </w:r>
      <w:r>
        <w:rPr>
          <w:rFonts w:hint="eastAsia" w:ascii="Times New Roman" w:hAnsi="Times New Roman"/>
          <w:szCs w:val="24"/>
        </w:rPr>
        <w:t xml:space="preserve"> </w:t>
      </w:r>
      <w:r>
        <w:rPr>
          <w:rFonts w:ascii="Times New Roman" w:hAnsiTheme="minorEastAsia"/>
          <w:szCs w:val="24"/>
        </w:rPr>
        <w:t>服务器两台</w:t>
      </w:r>
      <w:r>
        <w:rPr>
          <w:rFonts w:hint="eastAsia" w:ascii="Times New Roman" w:hAnsi="Times New Roman"/>
          <w:szCs w:val="24"/>
        </w:rPr>
        <w:t>，</w:t>
      </w:r>
      <w:r>
        <w:rPr>
          <w:rFonts w:ascii="Times New Roman" w:hAnsiTheme="minorEastAsia"/>
          <w:szCs w:val="24"/>
        </w:rPr>
        <w:t>一台作为</w:t>
      </w:r>
      <w:r>
        <w:rPr>
          <w:rFonts w:ascii="Times New Roman" w:hAnsi="Times New Roman"/>
          <w:szCs w:val="24"/>
        </w:rPr>
        <w:t>DHCP</w:t>
      </w:r>
      <w:r>
        <w:rPr>
          <w:rFonts w:ascii="Times New Roman" w:hAnsiTheme="minorEastAsia"/>
          <w:szCs w:val="24"/>
        </w:rPr>
        <w:t>、</w:t>
      </w:r>
      <w:r>
        <w:rPr>
          <w:rFonts w:ascii="Times New Roman" w:hAnsi="Times New Roman"/>
          <w:szCs w:val="24"/>
        </w:rPr>
        <w:t>TOD</w:t>
      </w:r>
      <w:r>
        <w:rPr>
          <w:rFonts w:ascii="Times New Roman" w:hAnsiTheme="minorEastAsia"/>
          <w:szCs w:val="24"/>
        </w:rPr>
        <w:t>、</w:t>
      </w:r>
      <w:r>
        <w:rPr>
          <w:rFonts w:ascii="Times New Roman" w:hAnsi="Times New Roman"/>
          <w:szCs w:val="24"/>
        </w:rPr>
        <w:t>TITI</w:t>
      </w:r>
      <w:r>
        <w:rPr>
          <w:rFonts w:ascii="Times New Roman" w:hAnsiTheme="minorEastAsia"/>
          <w:szCs w:val="24"/>
        </w:rPr>
        <w:t>〕</w:t>
      </w:r>
      <w:r>
        <w:rPr>
          <w:rFonts w:hint="eastAsia" w:ascii="Times New Roman" w:hAnsi="Times New Roman"/>
          <w:szCs w:val="24"/>
        </w:rPr>
        <w:t>，</w:t>
      </w:r>
      <w:r>
        <w:rPr>
          <w:rFonts w:ascii="Times New Roman" w:hAnsiTheme="minorEastAsia"/>
          <w:szCs w:val="24"/>
        </w:rPr>
        <w:t>另一台供数据上传或下载用。用于数据上传或下载用的服务器应具有较高的配置</w:t>
      </w:r>
      <w:r>
        <w:rPr>
          <w:rFonts w:hint="eastAsia" w:ascii="Times New Roman" w:hAnsi="Times New Roman"/>
          <w:szCs w:val="24"/>
        </w:rPr>
        <w:t>，</w:t>
      </w:r>
      <w:r>
        <w:rPr>
          <w:rFonts w:ascii="Times New Roman" w:hAnsiTheme="minorEastAsia"/>
          <w:szCs w:val="24"/>
        </w:rPr>
        <w:t>推荐使用</w:t>
      </w:r>
      <w:r>
        <w:rPr>
          <w:rFonts w:ascii="Times New Roman" w:hAnsi="Times New Roman"/>
          <w:szCs w:val="24"/>
        </w:rPr>
        <w:t>iLnux</w:t>
      </w:r>
      <w:r>
        <w:rPr>
          <w:rFonts w:ascii="Times New Roman" w:hAnsiTheme="minorEastAsia"/>
          <w:szCs w:val="24"/>
        </w:rPr>
        <w:t>平台</w:t>
      </w:r>
      <w:r>
        <w:rPr>
          <w:rFonts w:hint="eastAsia" w:ascii="Times New Roman" w:hAnsi="Times New Roman"/>
          <w:szCs w:val="24"/>
        </w:rPr>
        <w:t>；</w:t>
      </w:r>
    </w:p>
    <w:p>
      <w:pPr>
        <w:adjustRightInd w:val="0"/>
        <w:snapToGrid w:val="0"/>
        <w:spacing w:line="360" w:lineRule="auto"/>
        <w:ind w:firstLine="480" w:firstLineChars="200"/>
        <w:rPr>
          <w:rFonts w:ascii="Times New Roman" w:hAnsi="Times New Roman"/>
          <w:szCs w:val="24"/>
        </w:rPr>
      </w:pPr>
      <w:r>
        <w:rPr>
          <w:rFonts w:ascii="Times New Roman" w:hAnsi="Times New Roman"/>
          <w:szCs w:val="24"/>
        </w:rPr>
        <w:t>(4)</w:t>
      </w:r>
      <w:r>
        <w:rPr>
          <w:rFonts w:hint="eastAsia" w:ascii="Times New Roman" w:hAnsi="Times New Roman"/>
          <w:szCs w:val="24"/>
        </w:rPr>
        <w:t xml:space="preserve"> </w:t>
      </w:r>
      <w:r>
        <w:rPr>
          <w:rFonts w:ascii="Times New Roman" w:hAnsiTheme="minorEastAsia"/>
          <w:szCs w:val="24"/>
        </w:rPr>
        <w:t>测试用终端计算机两台</w:t>
      </w:r>
      <w:r>
        <w:rPr>
          <w:rFonts w:hint="eastAsia" w:ascii="Times New Roman" w:hAnsi="Times New Roman"/>
          <w:szCs w:val="24"/>
        </w:rPr>
        <w:t>，</w:t>
      </w:r>
      <w:r>
        <w:rPr>
          <w:rFonts w:ascii="Times New Roman" w:hAnsiTheme="minorEastAsia"/>
          <w:szCs w:val="24"/>
        </w:rPr>
        <w:t>建议使用</w:t>
      </w:r>
      <w:r>
        <w:rPr>
          <w:rFonts w:ascii="Times New Roman" w:hAnsi="Times New Roman"/>
          <w:szCs w:val="24"/>
        </w:rPr>
        <w:t>BIM</w:t>
      </w:r>
      <w:r>
        <w:rPr>
          <w:rFonts w:ascii="Times New Roman" w:hAnsiTheme="minorEastAsia"/>
          <w:szCs w:val="24"/>
        </w:rPr>
        <w:t>、</w:t>
      </w:r>
      <w:r>
        <w:rPr>
          <w:rFonts w:ascii="Times New Roman" w:hAnsi="Times New Roman"/>
          <w:szCs w:val="24"/>
        </w:rPr>
        <w:t>DELL</w:t>
      </w:r>
      <w:r>
        <w:rPr>
          <w:rFonts w:ascii="Times New Roman" w:hAnsiTheme="minorEastAsia"/>
          <w:szCs w:val="24"/>
        </w:rPr>
        <w:t>等较高配置的笔记本</w:t>
      </w:r>
      <w:r>
        <w:rPr>
          <w:rFonts w:hint="eastAsia" w:ascii="Times New Roman" w:hAnsi="Times New Roman"/>
          <w:szCs w:val="24"/>
        </w:rPr>
        <w:t>；</w:t>
      </w:r>
    </w:p>
    <w:p>
      <w:pPr>
        <w:adjustRightInd w:val="0"/>
        <w:snapToGrid w:val="0"/>
        <w:spacing w:line="360" w:lineRule="auto"/>
        <w:ind w:firstLine="480" w:firstLineChars="200"/>
        <w:rPr>
          <w:rFonts w:ascii="Times New Roman" w:hAnsi="Times New Roman"/>
          <w:szCs w:val="24"/>
        </w:rPr>
      </w:pPr>
      <w:r>
        <w:rPr>
          <w:rFonts w:ascii="Times New Roman" w:hAnsi="Times New Roman"/>
          <w:szCs w:val="24"/>
        </w:rPr>
        <w:t>(5)</w:t>
      </w:r>
      <w:r>
        <w:rPr>
          <w:rFonts w:hint="eastAsia" w:ascii="Times New Roman" w:hAnsi="Times New Roman"/>
          <w:szCs w:val="24"/>
        </w:rPr>
        <w:t xml:space="preserve"> </w:t>
      </w:r>
      <w:r>
        <w:rPr>
          <w:rFonts w:ascii="Times New Roman" w:hAnsiTheme="minorEastAsia"/>
          <w:szCs w:val="24"/>
        </w:rPr>
        <w:t>交换机一台</w:t>
      </w:r>
      <w:r>
        <w:rPr>
          <w:rFonts w:hint="eastAsia" w:ascii="Times New Roman" w:hAnsi="Times New Roman"/>
          <w:szCs w:val="24"/>
        </w:rPr>
        <w:t>，</w:t>
      </w:r>
      <w:r>
        <w:rPr>
          <w:rFonts w:ascii="Times New Roman" w:hAnsiTheme="minorEastAsia"/>
          <w:szCs w:val="24"/>
        </w:rPr>
        <w:t>应具有千兆光口和百兆电口</w:t>
      </w:r>
      <w:r>
        <w:rPr>
          <w:rFonts w:hint="eastAsia" w:ascii="Times New Roman" w:hAnsi="Times New Roman"/>
          <w:szCs w:val="24"/>
        </w:rPr>
        <w:t>，</w:t>
      </w:r>
      <w:r>
        <w:rPr>
          <w:rFonts w:ascii="Times New Roman" w:hAnsiTheme="minorEastAsia"/>
          <w:szCs w:val="24"/>
        </w:rPr>
        <w:t>建议使用华为</w:t>
      </w:r>
      <w:r>
        <w:rPr>
          <w:rFonts w:ascii="Times New Roman" w:hAnsi="Times New Roman"/>
          <w:szCs w:val="24"/>
        </w:rPr>
        <w:t>3528</w:t>
      </w:r>
      <w:r>
        <w:rPr>
          <w:rFonts w:ascii="Times New Roman" w:hAnsiTheme="minorEastAsia"/>
          <w:szCs w:val="24"/>
        </w:rPr>
        <w:t>或同等档次产品</w:t>
      </w:r>
      <w:r>
        <w:rPr>
          <w:rFonts w:hint="eastAsia" w:ascii="Times New Roman" w:hAnsi="Times New Roman"/>
          <w:szCs w:val="24"/>
        </w:rPr>
        <w:t>；</w:t>
      </w:r>
    </w:p>
    <w:p>
      <w:pPr>
        <w:adjustRightInd w:val="0"/>
        <w:snapToGrid w:val="0"/>
        <w:spacing w:line="360" w:lineRule="auto"/>
        <w:ind w:firstLine="480" w:firstLineChars="200"/>
        <w:rPr>
          <w:rFonts w:ascii="Times New Roman" w:hAnsi="Times New Roman"/>
          <w:szCs w:val="24"/>
        </w:rPr>
      </w:pPr>
      <w:r>
        <w:rPr>
          <w:rFonts w:ascii="Times New Roman" w:hAnsi="Times New Roman"/>
          <w:szCs w:val="24"/>
        </w:rPr>
        <w:t>(6)</w:t>
      </w:r>
      <w:r>
        <w:rPr>
          <w:rFonts w:hint="eastAsia" w:ascii="Times New Roman" w:hAnsi="Times New Roman"/>
          <w:szCs w:val="24"/>
        </w:rPr>
        <w:t xml:space="preserve"> </w:t>
      </w:r>
      <w:r>
        <w:rPr>
          <w:rFonts w:ascii="Times New Roman" w:hAnsiTheme="minorEastAsia"/>
          <w:szCs w:val="24"/>
        </w:rPr>
        <w:t>至少两种品牌的</w:t>
      </w:r>
      <w:r>
        <w:rPr>
          <w:rFonts w:ascii="Times New Roman" w:hAnsi="Times New Roman"/>
          <w:szCs w:val="24"/>
        </w:rPr>
        <w:t>CableModem</w:t>
      </w:r>
      <w:r>
        <w:rPr>
          <w:rFonts w:ascii="Times New Roman" w:hAnsiTheme="minorEastAsia"/>
          <w:szCs w:val="24"/>
        </w:rPr>
        <w:t>若干台</w:t>
      </w:r>
      <w:r>
        <w:rPr>
          <w:rFonts w:hint="eastAsia" w:ascii="Times New Roman" w:hAnsiTheme="minorEastAsia"/>
          <w:szCs w:val="24"/>
        </w:rPr>
        <w:t>。</w:t>
      </w:r>
    </w:p>
    <w:p>
      <w:pPr>
        <w:pStyle w:val="4"/>
        <w:spacing w:line="360" w:lineRule="auto"/>
      </w:pPr>
      <w:bookmarkStart w:id="60" w:name="_Toc13621"/>
      <w:r>
        <w:rPr>
          <w:rFonts w:hint="eastAsia"/>
        </w:rPr>
        <w:t>4.1.2 软件准备</w:t>
      </w:r>
      <w:bookmarkEnd w:id="60"/>
    </w:p>
    <w:p>
      <w:pPr>
        <w:adjustRightInd w:val="0"/>
        <w:snapToGrid w:val="0"/>
        <w:spacing w:line="360" w:lineRule="auto"/>
        <w:ind w:firstLine="480" w:firstLineChars="200"/>
        <w:rPr>
          <w:rFonts w:ascii="Times New Roman" w:hAnsi="Times New Roman"/>
          <w:szCs w:val="24"/>
        </w:rPr>
      </w:pPr>
      <w:r>
        <w:rPr>
          <w:rFonts w:hint="eastAsia" w:ascii="Times New Roman" w:hAnsi="Times New Roman"/>
          <w:szCs w:val="24"/>
        </w:rPr>
        <w:t xml:space="preserve">(1) </w:t>
      </w:r>
      <w:r>
        <w:rPr>
          <w:rFonts w:ascii="Times New Roman" w:hAnsi="Times New Roman"/>
          <w:szCs w:val="24"/>
        </w:rPr>
        <w:t>DHCP</w:t>
      </w:r>
      <w:r>
        <w:rPr>
          <w:rFonts w:ascii="Times New Roman" w:hAnsiTheme="minorEastAsia"/>
          <w:szCs w:val="24"/>
        </w:rPr>
        <w:t>、</w:t>
      </w:r>
      <w:r>
        <w:rPr>
          <w:rFonts w:ascii="Times New Roman" w:hAnsi="Times New Roman"/>
          <w:szCs w:val="24"/>
        </w:rPr>
        <w:t>TFTP</w:t>
      </w:r>
      <w:r>
        <w:rPr>
          <w:rFonts w:ascii="Times New Roman" w:hAnsiTheme="minorEastAsia"/>
          <w:szCs w:val="24"/>
        </w:rPr>
        <w:t>、</w:t>
      </w:r>
      <w:r>
        <w:rPr>
          <w:rFonts w:ascii="Times New Roman" w:hAnsi="Times New Roman"/>
          <w:szCs w:val="24"/>
        </w:rPr>
        <w:t>TOD</w:t>
      </w:r>
      <w:r>
        <w:rPr>
          <w:rFonts w:ascii="Times New Roman" w:hAnsiTheme="minorEastAsia"/>
          <w:szCs w:val="24"/>
        </w:rPr>
        <w:t>软件</w:t>
      </w:r>
      <w:r>
        <w:rPr>
          <w:rFonts w:hint="eastAsia" w:ascii="Times New Roman" w:hAnsi="Times New Roman"/>
          <w:szCs w:val="24"/>
        </w:rPr>
        <w:t>；</w:t>
      </w:r>
    </w:p>
    <w:p>
      <w:pPr>
        <w:adjustRightInd w:val="0"/>
        <w:snapToGrid w:val="0"/>
        <w:spacing w:line="360" w:lineRule="auto"/>
        <w:ind w:firstLine="480" w:firstLineChars="200"/>
        <w:rPr>
          <w:rFonts w:ascii="Times New Roman" w:hAnsiTheme="minorEastAsia"/>
          <w:szCs w:val="24"/>
        </w:rPr>
      </w:pPr>
      <w:r>
        <w:rPr>
          <w:rFonts w:ascii="Times New Roman" w:hAnsi="Times New Roman"/>
          <w:szCs w:val="24"/>
        </w:rPr>
        <w:t>(2)</w:t>
      </w:r>
      <w:r>
        <w:rPr>
          <w:rFonts w:hint="eastAsia" w:ascii="Times New Roman" w:hAnsi="Times New Roman"/>
          <w:szCs w:val="24"/>
        </w:rPr>
        <w:t xml:space="preserve"> </w:t>
      </w:r>
      <w:r>
        <w:rPr>
          <w:rFonts w:ascii="Times New Roman" w:hAnsi="Times New Roman"/>
          <w:szCs w:val="24"/>
        </w:rPr>
        <w:t>SNMP</w:t>
      </w:r>
      <w:r>
        <w:rPr>
          <w:rFonts w:ascii="Times New Roman" w:hAnsiTheme="minorEastAsia"/>
          <w:szCs w:val="24"/>
        </w:rPr>
        <w:t>管理软件</w:t>
      </w:r>
      <w:r>
        <w:rPr>
          <w:rFonts w:ascii="Times New Roman" w:hAnsi="Times New Roman"/>
          <w:szCs w:val="24"/>
        </w:rPr>
        <w:t>Solarwind2002eatv</w:t>
      </w:r>
      <w:r>
        <w:rPr>
          <w:rFonts w:hint="eastAsia" w:ascii="Times New Roman" w:hAnsi="Times New Roman"/>
          <w:szCs w:val="24"/>
          <w:lang w:eastAsia="zh-CN"/>
        </w:rPr>
        <w:t>，</w:t>
      </w:r>
      <w:r>
        <w:rPr>
          <w:rFonts w:ascii="Times New Roman" w:hAnsi="Times New Roman"/>
          <w:szCs w:val="24"/>
        </w:rPr>
        <w:t>Testcenter</w:t>
      </w:r>
      <w:r>
        <w:rPr>
          <w:rFonts w:hint="eastAsia" w:ascii="Times New Roman" w:hAnsiTheme="minorEastAsia"/>
          <w:szCs w:val="24"/>
        </w:rPr>
        <w:t>；</w:t>
      </w:r>
    </w:p>
    <w:p>
      <w:pPr>
        <w:adjustRightInd w:val="0"/>
        <w:snapToGrid w:val="0"/>
        <w:spacing w:line="360" w:lineRule="auto"/>
        <w:ind w:firstLine="480" w:firstLineChars="200"/>
        <w:rPr>
          <w:rFonts w:hint="eastAsia" w:ascii="Times New Roman" w:hAnsiTheme="minorEastAsia"/>
          <w:szCs w:val="24"/>
        </w:rPr>
      </w:pPr>
      <w:r>
        <w:rPr>
          <w:rFonts w:hint="eastAsia" w:ascii="Times New Roman" w:hAnsiTheme="minorEastAsia"/>
          <w:szCs w:val="24"/>
        </w:rPr>
        <w:t>(3) CMTS远程服务器，cable modem；</w:t>
      </w:r>
    </w:p>
    <w:p>
      <w:pPr>
        <w:adjustRightInd w:val="0"/>
        <w:snapToGrid w:val="0"/>
        <w:spacing w:line="360" w:lineRule="auto"/>
        <w:ind w:firstLine="480" w:firstLineChars="200"/>
        <w:rPr>
          <w:rFonts w:hint="eastAsia" w:ascii="Times New Roman" w:eastAsia="宋体" w:hAnsiTheme="minorEastAsia"/>
          <w:szCs w:val="24"/>
          <w:lang w:eastAsia="zh-CN"/>
        </w:rPr>
      </w:pPr>
      <w:r>
        <w:rPr>
          <w:rFonts w:hint="eastAsia" w:ascii="Times New Roman" w:hAnsiTheme="minorEastAsia"/>
          <w:szCs w:val="24"/>
          <w:lang w:eastAsia="zh-CN"/>
        </w:rPr>
        <w:t>为了完成测试，需要软件根据如图</w:t>
      </w:r>
      <w:r>
        <w:rPr>
          <w:rFonts w:hint="eastAsia" w:ascii="Times New Roman" w:hAnsiTheme="minorEastAsia"/>
          <w:szCs w:val="24"/>
          <w:lang w:val="en-US" w:eastAsia="zh-CN"/>
        </w:rPr>
        <w:t>17的测试设备及链路原理进行相应的配置。</w:t>
      </w:r>
    </w:p>
    <w:p>
      <w:pPr>
        <w:adjustRightInd w:val="0"/>
        <w:snapToGrid w:val="0"/>
        <w:spacing w:line="360" w:lineRule="auto"/>
        <w:jc w:val="center"/>
        <w:rPr>
          <w:rFonts w:ascii="Times New Roman" w:hAnsi="Times New Roman"/>
          <w:szCs w:val="24"/>
        </w:rPr>
      </w:pPr>
      <w:r>
        <w:rPr>
          <w:rFonts w:ascii="Times New Roman" w:hAnsi="Times New Roman"/>
          <w:szCs w:val="24"/>
        </w:rPr>
        <w:drawing>
          <wp:inline distT="0" distB="0" distL="0" distR="0">
            <wp:extent cx="5231765" cy="338772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rcRect l="15187" t="20580" r="29238" b="14010"/>
                    <a:stretch>
                      <a:fillRect/>
                    </a:stretch>
                  </pic:blipFill>
                  <pic:spPr>
                    <a:xfrm>
                      <a:off x="0" y="0"/>
                      <a:ext cx="5241772" cy="3387725"/>
                    </a:xfrm>
                    <a:prstGeom prst="rect">
                      <a:avLst/>
                    </a:prstGeom>
                    <a:ln>
                      <a:noFill/>
                    </a:ln>
                  </pic:spPr>
                </pic:pic>
              </a:graphicData>
            </a:graphic>
          </wp:inline>
        </w:drawing>
      </w:r>
    </w:p>
    <w:p>
      <w:pPr>
        <w:adjustRightInd w:val="0"/>
        <w:snapToGrid w:val="0"/>
        <w:spacing w:line="360" w:lineRule="auto"/>
        <w:jc w:val="center"/>
        <w:rPr>
          <w:rFonts w:ascii="Times New Roman" w:hAnsi="Times New Roman"/>
          <w:szCs w:val="24"/>
        </w:rPr>
      </w:pPr>
      <w:r>
        <w:rPr>
          <w:rFonts w:ascii="Times New Roman" w:hAnsiTheme="minorEastAsia"/>
          <w:szCs w:val="24"/>
        </w:rPr>
        <w:t>图</w:t>
      </w:r>
      <w:r>
        <w:rPr>
          <w:rFonts w:hint="eastAsia" w:ascii="Times New Roman" w:hAnsi="Times New Roman"/>
          <w:szCs w:val="24"/>
          <w:lang w:val="en-US" w:eastAsia="zh-CN"/>
        </w:rPr>
        <w:t>17</w:t>
      </w:r>
      <w:r>
        <w:rPr>
          <w:rFonts w:ascii="Times New Roman" w:hAnsi="Times New Roman"/>
          <w:szCs w:val="24"/>
        </w:rPr>
        <w:t xml:space="preserve"> </w:t>
      </w:r>
      <w:r>
        <w:rPr>
          <w:rFonts w:ascii="Times New Roman" w:hAnsiTheme="minorEastAsia"/>
          <w:szCs w:val="24"/>
        </w:rPr>
        <w:t>测试设备及链路示意图</w:t>
      </w:r>
    </w:p>
    <w:p>
      <w:pPr>
        <w:pStyle w:val="3"/>
        <w:spacing w:line="360" w:lineRule="auto"/>
      </w:pPr>
      <w:bookmarkStart w:id="61" w:name="_Toc7161"/>
      <w:r>
        <w:rPr>
          <w:rFonts w:hint="eastAsia"/>
        </w:rPr>
        <w:t>4.2 测试项构成</w:t>
      </w:r>
      <w:bookmarkEnd w:id="61"/>
    </w:p>
    <w:p>
      <w:pPr>
        <w:adjustRightInd w:val="0"/>
        <w:snapToGrid w:val="0"/>
        <w:spacing w:line="360" w:lineRule="auto"/>
        <w:ind w:firstLine="480" w:firstLineChars="200"/>
        <w:rPr>
          <w:rFonts w:ascii="Times New Roman" w:hAnsi="Times New Roman"/>
          <w:szCs w:val="24"/>
        </w:rPr>
      </w:pPr>
      <w:r>
        <w:rPr>
          <w:rFonts w:ascii="Times New Roman" w:hAnsiTheme="minorEastAsia"/>
          <w:szCs w:val="24"/>
        </w:rPr>
        <w:t>模拟接人网使用如图</w:t>
      </w:r>
      <w:r>
        <w:rPr>
          <w:rFonts w:hint="eastAsia" w:ascii="Times New Roman" w:hAnsiTheme="minorEastAsia"/>
          <w:szCs w:val="24"/>
          <w:lang w:val="en-US" w:eastAsia="zh-CN"/>
        </w:rPr>
        <w:t>17</w:t>
      </w:r>
      <w:r>
        <w:rPr>
          <w:rFonts w:ascii="Times New Roman" w:hAnsiTheme="minorEastAsia"/>
          <w:szCs w:val="24"/>
        </w:rPr>
        <w:t>所示的分支分配结构</w:t>
      </w:r>
      <w:r>
        <w:rPr>
          <w:rFonts w:hint="eastAsia" w:ascii="Times New Roman" w:hAnsi="Times New Roman"/>
          <w:szCs w:val="24"/>
        </w:rPr>
        <w:t>，</w:t>
      </w:r>
      <w:r>
        <w:rPr>
          <w:rFonts w:ascii="Times New Roman" w:hAnsiTheme="minorEastAsia"/>
          <w:szCs w:val="24"/>
        </w:rPr>
        <w:t>其中上行和下行通道的衰减量可以单独调整。同时分别设置了上行和下行测试口</w:t>
      </w:r>
      <w:r>
        <w:rPr>
          <w:rFonts w:hint="eastAsia" w:ascii="Times New Roman" w:hAnsi="Times New Roman"/>
          <w:szCs w:val="24"/>
        </w:rPr>
        <w:t>，</w:t>
      </w:r>
      <w:r>
        <w:rPr>
          <w:rFonts w:ascii="Times New Roman" w:hAnsiTheme="minorEastAsia"/>
          <w:szCs w:val="24"/>
        </w:rPr>
        <w:t>可以使用频谱分析仪观察上行和下行的</w:t>
      </w:r>
      <w:r>
        <w:rPr>
          <w:rFonts w:ascii="Times New Roman" w:hAnsi="Times New Roman"/>
          <w:szCs w:val="24"/>
        </w:rPr>
        <w:t>RF</w:t>
      </w:r>
      <w:r>
        <w:rPr>
          <w:rFonts w:ascii="Times New Roman" w:hAnsiTheme="minorEastAsia"/>
          <w:szCs w:val="24"/>
        </w:rPr>
        <w:t>频谱情况。</w:t>
      </w:r>
    </w:p>
    <w:p>
      <w:pPr>
        <w:adjustRightInd w:val="0"/>
        <w:snapToGrid w:val="0"/>
        <w:spacing w:line="360" w:lineRule="auto"/>
        <w:rPr>
          <w:rFonts w:ascii="Times New Roman" w:hAnsi="Times New Roman"/>
          <w:szCs w:val="24"/>
        </w:rPr>
      </w:pPr>
      <w:r>
        <w:rPr>
          <w:rFonts w:ascii="Times New Roman" w:hAnsiTheme="minorEastAsia"/>
          <w:szCs w:val="24"/>
        </w:rPr>
        <w:t>用以上环境可进行的测试项目</w:t>
      </w:r>
      <w:r>
        <w:rPr>
          <w:rFonts w:hint="eastAsia" w:ascii="Times New Roman" w:hAnsiTheme="minorEastAsia"/>
          <w:szCs w:val="24"/>
        </w:rPr>
        <w:t>：</w:t>
      </w:r>
    </w:p>
    <w:p>
      <w:pPr>
        <w:adjustRightInd w:val="0"/>
        <w:snapToGrid w:val="0"/>
        <w:spacing w:line="360" w:lineRule="auto"/>
        <w:rPr>
          <w:rFonts w:ascii="Times New Roman" w:hAnsi="Times New Roman"/>
          <w:szCs w:val="24"/>
        </w:rPr>
      </w:pPr>
      <w:r>
        <w:rPr>
          <w:rFonts w:ascii="Times New Roman" w:hAnsi="Times New Roman"/>
          <w:szCs w:val="24"/>
        </w:rPr>
        <w:t>(1)</w:t>
      </w:r>
      <w:r>
        <w:rPr>
          <w:rFonts w:hint="eastAsia" w:ascii="Times New Roman" w:hAnsi="Times New Roman"/>
          <w:szCs w:val="24"/>
        </w:rPr>
        <w:t xml:space="preserve"> </w:t>
      </w:r>
      <w:r>
        <w:rPr>
          <w:rFonts w:ascii="Times New Roman" w:hAnsi="Times New Roman"/>
          <w:szCs w:val="24"/>
        </w:rPr>
        <w:t>CMST</w:t>
      </w:r>
      <w:r>
        <w:rPr>
          <w:rFonts w:ascii="Times New Roman" w:hAnsiTheme="minorEastAsia"/>
          <w:szCs w:val="24"/>
        </w:rPr>
        <w:t>下行输出频率和</w:t>
      </w:r>
      <w:r>
        <w:rPr>
          <w:rFonts w:ascii="Times New Roman" w:hAnsi="Times New Roman"/>
          <w:szCs w:val="24"/>
        </w:rPr>
        <w:t>CM</w:t>
      </w:r>
      <w:r>
        <w:rPr>
          <w:rFonts w:ascii="Times New Roman" w:hAnsiTheme="minorEastAsia"/>
          <w:szCs w:val="24"/>
        </w:rPr>
        <w:t>输人功率和频率范围测试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ascii="Times New Roman" w:hAnsi="Times New Roman"/>
          <w:szCs w:val="24"/>
        </w:rPr>
        <w:t>(2)</w:t>
      </w:r>
      <w:r>
        <w:rPr>
          <w:rFonts w:hint="eastAsia" w:ascii="Times New Roman" w:hAnsi="Times New Roman"/>
          <w:szCs w:val="24"/>
        </w:rPr>
        <w:t xml:space="preserve"> </w:t>
      </w:r>
      <w:r>
        <w:rPr>
          <w:rFonts w:ascii="Times New Roman" w:hAnsiTheme="minorEastAsia"/>
          <w:szCs w:val="24"/>
        </w:rPr>
        <w:t>上行频率范围测试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ascii="Times New Roman" w:hAnsi="Times New Roman"/>
          <w:szCs w:val="24"/>
        </w:rPr>
        <w:t>(3)</w:t>
      </w:r>
      <w:r>
        <w:rPr>
          <w:rFonts w:hint="eastAsia" w:ascii="Times New Roman" w:hAnsi="Times New Roman"/>
          <w:szCs w:val="24"/>
        </w:rPr>
        <w:t xml:space="preserve"> </w:t>
      </w:r>
      <w:r>
        <w:rPr>
          <w:rFonts w:ascii="Times New Roman" w:hAnsiTheme="minorEastAsia"/>
          <w:szCs w:val="24"/>
        </w:rPr>
        <w:t>上行通道发送电平测试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ascii="Times New Roman" w:hAnsi="Times New Roman"/>
          <w:szCs w:val="24"/>
        </w:rPr>
        <w:t>(4)</w:t>
      </w:r>
      <w:r>
        <w:rPr>
          <w:rFonts w:hint="eastAsia" w:ascii="Times New Roman" w:hAnsi="Times New Roman"/>
          <w:szCs w:val="24"/>
        </w:rPr>
        <w:t xml:space="preserve"> </w:t>
      </w:r>
      <w:r>
        <w:rPr>
          <w:rFonts w:ascii="Times New Roman" w:hAnsi="Times New Roman"/>
          <w:szCs w:val="24"/>
        </w:rPr>
        <w:t>CM</w:t>
      </w:r>
      <w:r>
        <w:rPr>
          <w:rFonts w:ascii="Times New Roman" w:hAnsiTheme="minorEastAsia"/>
          <w:szCs w:val="24"/>
        </w:rPr>
        <w:t>接收电平测试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hint="eastAsia" w:ascii="Times New Roman" w:hAnsi="Times New Roman"/>
          <w:szCs w:val="24"/>
        </w:rPr>
        <w:t>(</w:t>
      </w:r>
      <w:r>
        <w:rPr>
          <w:rFonts w:ascii="Times New Roman" w:hAnsi="Times New Roman"/>
          <w:szCs w:val="24"/>
        </w:rPr>
        <w:t>5)</w:t>
      </w:r>
      <w:r>
        <w:rPr>
          <w:rFonts w:hint="eastAsia" w:ascii="Times New Roman" w:hAnsi="Times New Roman"/>
          <w:szCs w:val="24"/>
        </w:rPr>
        <w:t xml:space="preserve"> </w:t>
      </w:r>
      <w:r>
        <w:rPr>
          <w:rFonts w:ascii="Times New Roman" w:hAnsiTheme="minorEastAsia"/>
          <w:szCs w:val="24"/>
        </w:rPr>
        <w:t>符号率变化测试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ascii="Times New Roman" w:hAnsi="Times New Roman"/>
          <w:szCs w:val="24"/>
        </w:rPr>
        <w:t>(6)</w:t>
      </w:r>
      <w:r>
        <w:rPr>
          <w:rFonts w:hint="eastAsia" w:ascii="Times New Roman" w:hAnsi="Times New Roman"/>
          <w:szCs w:val="24"/>
        </w:rPr>
        <w:t xml:space="preserve"> </w:t>
      </w:r>
      <w:r>
        <w:rPr>
          <w:rFonts w:ascii="Times New Roman" w:hAnsi="Times New Roman"/>
          <w:szCs w:val="24"/>
        </w:rPr>
        <w:t>CM</w:t>
      </w:r>
      <w:r>
        <w:rPr>
          <w:rFonts w:ascii="Times New Roman" w:hAnsiTheme="minorEastAsia"/>
          <w:szCs w:val="24"/>
        </w:rPr>
        <w:t>及</w:t>
      </w:r>
      <w:r>
        <w:rPr>
          <w:rFonts w:ascii="Times New Roman" w:hAnsi="Times New Roman"/>
          <w:szCs w:val="24"/>
        </w:rPr>
        <w:t>CPE</w:t>
      </w:r>
      <w:r>
        <w:rPr>
          <w:rFonts w:ascii="Times New Roman" w:hAnsiTheme="minorEastAsia"/>
          <w:szCs w:val="24"/>
        </w:rPr>
        <w:t>的地址获取测试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ascii="Times New Roman" w:hAnsi="Times New Roman"/>
          <w:szCs w:val="24"/>
        </w:rPr>
        <w:t>(7)</w:t>
      </w:r>
      <w:r>
        <w:rPr>
          <w:rFonts w:hint="eastAsia" w:ascii="Times New Roman" w:hAnsi="Times New Roman"/>
          <w:szCs w:val="24"/>
        </w:rPr>
        <w:t xml:space="preserve"> </w:t>
      </w:r>
      <w:r>
        <w:rPr>
          <w:rFonts w:ascii="Times New Roman" w:hAnsi="Times New Roman"/>
          <w:szCs w:val="24"/>
        </w:rPr>
        <w:t>SNMP</w:t>
      </w:r>
      <w:r>
        <w:rPr>
          <w:rFonts w:ascii="Times New Roman" w:hAnsiTheme="minorEastAsia"/>
          <w:szCs w:val="24"/>
        </w:rPr>
        <w:t>协议兼容性测试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ascii="Times New Roman" w:hAnsi="Times New Roman"/>
          <w:szCs w:val="24"/>
        </w:rPr>
        <w:t>(8)</w:t>
      </w:r>
      <w:r>
        <w:rPr>
          <w:rFonts w:hint="eastAsia" w:ascii="Times New Roman" w:hAnsi="Times New Roman"/>
          <w:szCs w:val="24"/>
        </w:rPr>
        <w:t xml:space="preserve"> </w:t>
      </w:r>
      <w:r>
        <w:rPr>
          <w:rFonts w:ascii="Times New Roman" w:hAnsi="Times New Roman"/>
          <w:szCs w:val="24"/>
        </w:rPr>
        <w:t>CM</w:t>
      </w:r>
      <w:r>
        <w:rPr>
          <w:rFonts w:ascii="Times New Roman" w:hAnsiTheme="minorEastAsia"/>
          <w:szCs w:val="24"/>
        </w:rPr>
        <w:t>网络管理测试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ascii="Times New Roman" w:hAnsi="Times New Roman"/>
          <w:szCs w:val="24"/>
        </w:rPr>
        <w:t>(9)</w:t>
      </w:r>
      <w:r>
        <w:rPr>
          <w:rFonts w:hint="eastAsia" w:ascii="Times New Roman" w:hAnsi="Times New Roman"/>
          <w:szCs w:val="24"/>
        </w:rPr>
        <w:t xml:space="preserve"> </w:t>
      </w:r>
      <w:r>
        <w:rPr>
          <w:rFonts w:ascii="Times New Roman" w:hAnsi="Times New Roman"/>
          <w:szCs w:val="24"/>
        </w:rPr>
        <w:t>CM</w:t>
      </w:r>
      <w:r>
        <w:rPr>
          <w:rFonts w:ascii="Times New Roman" w:hAnsiTheme="minorEastAsia"/>
          <w:szCs w:val="24"/>
        </w:rPr>
        <w:t>数据发送测试</w:t>
      </w:r>
      <w:r>
        <w:rPr>
          <w:rFonts w:hint="eastAsia" w:ascii="Times New Roman" w:hAnsi="Times New Roman"/>
          <w:szCs w:val="24"/>
        </w:rPr>
        <w:t>；</w:t>
      </w:r>
    </w:p>
    <w:p>
      <w:pPr>
        <w:adjustRightInd w:val="0"/>
        <w:snapToGrid w:val="0"/>
        <w:spacing w:line="360" w:lineRule="auto"/>
        <w:rPr>
          <w:rFonts w:ascii="Times New Roman" w:hAnsi="Times New Roman"/>
          <w:szCs w:val="24"/>
        </w:rPr>
      </w:pPr>
      <w:r>
        <w:rPr>
          <w:rFonts w:hint="eastAsia" w:ascii="Times New Roman" w:hAnsi="Times New Roman"/>
          <w:szCs w:val="24"/>
        </w:rPr>
        <w:t>(</w:t>
      </w:r>
      <w:r>
        <w:rPr>
          <w:rFonts w:ascii="Times New Roman" w:hAnsi="Times New Roman"/>
          <w:szCs w:val="24"/>
        </w:rPr>
        <w:t>10)</w:t>
      </w:r>
      <w:r>
        <w:rPr>
          <w:rFonts w:hint="eastAsia" w:ascii="Times New Roman" w:hAnsi="Times New Roman"/>
          <w:szCs w:val="24"/>
        </w:rPr>
        <w:t xml:space="preserve"> </w:t>
      </w:r>
      <w:r>
        <w:rPr>
          <w:rFonts w:ascii="Times New Roman" w:hAnsi="Times New Roman"/>
          <w:szCs w:val="24"/>
        </w:rPr>
        <w:t>CM</w:t>
      </w:r>
      <w:r>
        <w:rPr>
          <w:rFonts w:ascii="Times New Roman" w:hAnsiTheme="minorEastAsia"/>
          <w:szCs w:val="24"/>
        </w:rPr>
        <w:t>数据接收测试。</w:t>
      </w:r>
      <w:bookmarkStart w:id="62" w:name="_Toc6153"/>
    </w:p>
    <w:p>
      <w:pPr>
        <w:pStyle w:val="3"/>
        <w:rPr>
          <w:rFonts w:hint="eastAsia" w:ascii="黑体" w:hAnsi="黑体" w:eastAsia="黑体" w:cs="黑体"/>
        </w:rPr>
      </w:pPr>
      <w:bookmarkStart w:id="63" w:name="_Toc14674"/>
      <w:r>
        <w:rPr>
          <w:rFonts w:hint="eastAsia" w:ascii="黑体" w:hAnsi="黑体" w:eastAsia="黑体" w:cs="黑体"/>
        </w:rPr>
        <w:t>4.3 接入交换测试</w:t>
      </w:r>
      <w:bookmarkEnd w:id="63"/>
    </w:p>
    <w:p>
      <w:pPr>
        <w:pStyle w:val="4"/>
        <w:rPr>
          <w:rFonts w:hint="eastAsia" w:ascii="楷体" w:hAnsi="楷体" w:eastAsia="楷体" w:cs="楷体"/>
        </w:rPr>
      </w:pPr>
      <w:bookmarkStart w:id="64" w:name="_Toc21132"/>
      <w:r>
        <w:rPr>
          <w:rFonts w:hint="eastAsia" w:ascii="楷体" w:hAnsi="楷体" w:eastAsia="楷体" w:cs="楷体"/>
        </w:rPr>
        <w:t>4.3.1 测试步骤</w:t>
      </w:r>
      <w:bookmarkEnd w:id="64"/>
    </w:p>
    <w:p>
      <w:pPr>
        <w:adjustRightInd w:val="0"/>
        <w:snapToGrid w:val="0"/>
        <w:spacing w:line="360" w:lineRule="auto"/>
        <w:ind w:firstLine="480" w:firstLineChars="200"/>
        <w:rPr>
          <w:rFonts w:ascii="Times New Roman" w:hAnsi="Times New Roman"/>
          <w:szCs w:val="24"/>
        </w:rPr>
      </w:pPr>
      <w:r>
        <w:rPr>
          <w:rFonts w:ascii="Times New Roman" w:hAnsiTheme="minorEastAsia"/>
          <w:szCs w:val="24"/>
        </w:rPr>
        <w:t>安装和连接</w:t>
      </w:r>
      <w:r>
        <w:rPr>
          <w:rFonts w:ascii="Times New Roman" w:hAnsi="Times New Roman"/>
          <w:szCs w:val="24"/>
        </w:rPr>
        <w:t>Testcenter</w:t>
      </w:r>
      <w:bookmarkEnd w:id="62"/>
      <w:r>
        <w:rPr>
          <w:rFonts w:hint="eastAsia" w:ascii="Times New Roman" w:hAnsi="Times New Roman"/>
          <w:szCs w:val="24"/>
          <w:lang w:eastAsia="zh-CN"/>
        </w:rPr>
        <w:t>，如下图</w:t>
      </w:r>
      <w:r>
        <w:rPr>
          <w:rFonts w:hint="eastAsia" w:ascii="Times New Roman" w:hAnsi="Times New Roman"/>
          <w:szCs w:val="24"/>
          <w:lang w:val="en-US" w:eastAsia="zh-CN"/>
        </w:rPr>
        <w:t>18所示。</w:t>
      </w:r>
    </w:p>
    <w:p>
      <w:pPr>
        <w:pStyle w:val="27"/>
        <w:numPr>
          <w:ilvl w:val="0"/>
          <w:numId w:val="0"/>
        </w:numPr>
        <w:adjustRightInd w:val="0"/>
        <w:snapToGrid w:val="0"/>
        <w:spacing w:line="360" w:lineRule="auto"/>
        <w:ind w:left="480"/>
        <w:rPr>
          <w:rFonts w:ascii="Times New Roman" w:hAnsi="Times New Roman" w:eastAsiaTheme="minorEastAsia"/>
          <w:szCs w:val="24"/>
        </w:rPr>
      </w:pPr>
      <w:r>
        <w:rPr>
          <w:rFonts w:ascii="Times New Roman" w:hAnsiTheme="minorEastAsia" w:eastAsiaTheme="minorEastAsia"/>
          <w:szCs w:val="24"/>
        </w:rPr>
        <w:t>安装后打开</w:t>
      </w:r>
      <w:r>
        <w:rPr>
          <w:rFonts w:ascii="Times New Roman" w:hAnsi="Times New Roman" w:eastAsiaTheme="minorEastAsia"/>
          <w:szCs w:val="24"/>
        </w:rPr>
        <w:t xml:space="preserve"> Spirent TestCenter Application</w:t>
      </w:r>
    </w:p>
    <w:p>
      <w:pPr>
        <w:pStyle w:val="27"/>
        <w:numPr>
          <w:ilvl w:val="0"/>
          <w:numId w:val="0"/>
        </w:numPr>
        <w:adjustRightInd w:val="0"/>
        <w:snapToGrid w:val="0"/>
        <w:spacing w:line="360" w:lineRule="auto"/>
        <w:ind w:left="480"/>
        <w:rPr>
          <w:rFonts w:ascii="Times New Roman" w:hAnsi="Times New Roman" w:eastAsiaTheme="minorEastAsia"/>
          <w:szCs w:val="24"/>
        </w:rPr>
      </w:pPr>
      <w:r>
        <w:rPr>
          <w:rFonts w:ascii="Times New Roman" w:hAnsi="Times New Roman" w:eastAsiaTheme="minorEastAsia"/>
          <w:szCs w:val="24"/>
        </w:rPr>
        <w:t>Actions---Chassis--Port Reservation</w:t>
      </w:r>
    </w:p>
    <w:p>
      <w:pPr>
        <w:adjustRightInd w:val="0"/>
        <w:snapToGrid w:val="0"/>
        <w:spacing w:line="360" w:lineRule="auto"/>
        <w:jc w:val="center"/>
        <w:rPr>
          <w:rFonts w:ascii="Times New Roman" w:hAnsi="Times New Roman"/>
          <w:szCs w:val="24"/>
        </w:rPr>
      </w:pPr>
      <w:r>
        <w:rPr>
          <w:rFonts w:ascii="Times New Roman" w:hAnsi="Times New Roman"/>
          <w:szCs w:val="24"/>
        </w:rPr>
        <w:drawing>
          <wp:inline distT="0" distB="0" distL="0" distR="0">
            <wp:extent cx="4802505" cy="1199515"/>
            <wp:effectExtent l="0" t="0" r="171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3">
                      <a:extLst>
                        <a:ext uri="{28A0092B-C50C-407E-A947-70E740481C1C}">
                          <a14:useLocalDpi xmlns:a14="http://schemas.microsoft.com/office/drawing/2010/main" val="0"/>
                        </a:ext>
                      </a:extLst>
                    </a:blip>
                    <a:srcRect r="8027" b="-6250"/>
                    <a:stretch>
                      <a:fillRect/>
                    </a:stretch>
                  </pic:blipFill>
                  <pic:spPr>
                    <a:xfrm>
                      <a:off x="0" y="0"/>
                      <a:ext cx="4818224" cy="1199515"/>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szCs w:val="24"/>
        </w:rPr>
      </w:pPr>
      <w:r>
        <w:rPr>
          <w:rFonts w:ascii="Times New Roman" w:hAnsiTheme="minorEastAsia"/>
          <w:szCs w:val="24"/>
        </w:rPr>
        <w:t>图</w:t>
      </w:r>
      <w:r>
        <w:rPr>
          <w:rFonts w:hint="eastAsia" w:ascii="Times New Roman" w:hAnsiTheme="minorEastAsia"/>
          <w:szCs w:val="24"/>
          <w:lang w:val="en-US" w:eastAsia="zh-CN"/>
        </w:rPr>
        <w:t>18</w:t>
      </w:r>
      <w:r>
        <w:rPr>
          <w:rFonts w:ascii="Times New Roman" w:hAnsiTheme="minorEastAsia"/>
          <w:szCs w:val="24"/>
        </w:rPr>
        <w:t>安装和连接</w:t>
      </w:r>
      <w:r>
        <w:rPr>
          <w:rFonts w:ascii="Times New Roman" w:hAnsi="Times New Roman"/>
          <w:szCs w:val="24"/>
        </w:rPr>
        <w:t>Testcenter</w:t>
      </w:r>
    </w:p>
    <w:p>
      <w:pPr>
        <w:adjustRightInd w:val="0"/>
        <w:snapToGrid w:val="0"/>
        <w:spacing w:line="360" w:lineRule="auto"/>
        <w:ind w:firstLine="480" w:firstLineChars="200"/>
        <w:rPr>
          <w:rFonts w:ascii="Times New Roman" w:hAnsi="Times New Roman"/>
          <w:szCs w:val="24"/>
        </w:rPr>
      </w:pPr>
      <w:r>
        <w:rPr>
          <w:rFonts w:ascii="Times New Roman" w:hAnsi="Times New Roman"/>
          <w:szCs w:val="24"/>
        </w:rPr>
        <w:t xml:space="preserve">Add Chassis-- </w:t>
      </w:r>
      <w:r>
        <w:rPr>
          <w:rFonts w:ascii="Times New Roman" w:hAnsiTheme="minorEastAsia"/>
          <w:szCs w:val="24"/>
        </w:rPr>
        <w:t>填入</w:t>
      </w:r>
      <w:r>
        <w:rPr>
          <w:rFonts w:ascii="Times New Roman" w:hAnsi="Times New Roman"/>
          <w:szCs w:val="24"/>
        </w:rPr>
        <w:t>test center IP</w:t>
      </w:r>
      <w:r>
        <w:rPr>
          <w:rFonts w:hint="eastAsia" w:ascii="Times New Roman" w:hAnsi="Times New Roman"/>
          <w:szCs w:val="24"/>
          <w:lang w:val="en-US" w:eastAsia="zh-CN"/>
        </w:rPr>
        <w:t>.如图19所示。</w:t>
      </w:r>
    </w:p>
    <w:p>
      <w:pPr>
        <w:adjustRightInd w:val="0"/>
        <w:snapToGrid w:val="0"/>
        <w:spacing w:line="360" w:lineRule="auto"/>
        <w:jc w:val="center"/>
        <w:rPr>
          <w:rFonts w:ascii="Times New Roman" w:hAnsi="Times New Roman"/>
          <w:szCs w:val="24"/>
        </w:rPr>
      </w:pPr>
      <w:r>
        <w:rPr>
          <w:rFonts w:ascii="Times New Roman" w:hAnsi="Times New Roman"/>
          <w:szCs w:val="24"/>
        </w:rPr>
        <w:drawing>
          <wp:inline distT="0" distB="0" distL="0" distR="0">
            <wp:extent cx="3665220" cy="1779270"/>
            <wp:effectExtent l="0" t="0" r="1143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4">
                      <a:extLst>
                        <a:ext uri="{28A0092B-C50C-407E-A947-70E740481C1C}">
                          <a14:useLocalDpi xmlns:a14="http://schemas.microsoft.com/office/drawing/2010/main" val="0"/>
                        </a:ext>
                      </a:extLst>
                    </a:blip>
                    <a:srcRect b="20218"/>
                    <a:stretch>
                      <a:fillRect/>
                    </a:stretch>
                  </pic:blipFill>
                  <pic:spPr>
                    <a:xfrm>
                      <a:off x="0" y="0"/>
                      <a:ext cx="3667125" cy="1779270"/>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szCs w:val="24"/>
        </w:rPr>
      </w:pPr>
      <w:r>
        <w:rPr>
          <w:rFonts w:ascii="Times New Roman" w:hAnsiTheme="minorEastAsia"/>
          <w:szCs w:val="24"/>
        </w:rPr>
        <w:t>图</w:t>
      </w:r>
      <w:r>
        <w:rPr>
          <w:rFonts w:hint="eastAsia" w:ascii="Times New Roman" w:hAnsi="Times New Roman"/>
          <w:szCs w:val="24"/>
          <w:lang w:val="en-US" w:eastAsia="zh-CN"/>
        </w:rPr>
        <w:t>19</w:t>
      </w:r>
      <w:r>
        <w:rPr>
          <w:rFonts w:ascii="Times New Roman" w:hAnsiTheme="minorEastAsia"/>
          <w:szCs w:val="24"/>
        </w:rPr>
        <w:t>填入</w:t>
      </w:r>
      <w:r>
        <w:rPr>
          <w:rFonts w:ascii="Times New Roman" w:hAnsi="Times New Roman"/>
          <w:szCs w:val="24"/>
        </w:rPr>
        <w:t>test center IP</w:t>
      </w:r>
    </w:p>
    <w:p>
      <w:pPr>
        <w:adjustRightInd w:val="0"/>
        <w:snapToGrid w:val="0"/>
        <w:spacing w:line="360" w:lineRule="auto"/>
        <w:ind w:firstLine="480" w:firstLineChars="200"/>
        <w:rPr>
          <w:rFonts w:ascii="Times New Roman" w:hAnsi="Times New Roman"/>
          <w:szCs w:val="24"/>
          <w:lang w:val="en-US"/>
        </w:rPr>
      </w:pPr>
      <w:r>
        <w:rPr>
          <w:rFonts w:ascii="Times New Roman" w:hAnsiTheme="minorEastAsia"/>
          <w:szCs w:val="24"/>
        </w:rPr>
        <w:t>选择</w:t>
      </w:r>
      <w:r>
        <w:rPr>
          <w:rFonts w:hint="eastAsia" w:ascii="Times New Roman" w:hAnsi="Times New Roman"/>
          <w:color w:val="000000"/>
          <w:kern w:val="0"/>
          <w:szCs w:val="24"/>
        </w:rPr>
        <w:t>port去创建设备</w:t>
      </w:r>
      <w:r>
        <w:rPr>
          <w:rFonts w:hint="eastAsia" w:ascii="Times New Roman" w:hAnsi="Times New Roman"/>
          <w:color w:val="000000"/>
          <w:kern w:val="0"/>
          <w:szCs w:val="24"/>
          <w:lang w:eastAsia="zh-CN"/>
        </w:rPr>
        <w:t>，如图</w:t>
      </w:r>
      <w:r>
        <w:rPr>
          <w:rFonts w:hint="eastAsia" w:ascii="Times New Roman" w:hAnsi="Times New Roman"/>
          <w:szCs w:val="24"/>
          <w:lang w:val="en-US" w:eastAsia="zh-CN"/>
        </w:rPr>
        <w:t>20所示。</w:t>
      </w:r>
    </w:p>
    <w:p>
      <w:pPr>
        <w:adjustRightInd w:val="0"/>
        <w:snapToGrid w:val="0"/>
        <w:spacing w:line="360" w:lineRule="auto"/>
        <w:jc w:val="center"/>
        <w:rPr>
          <w:rFonts w:ascii="Times New Roman" w:hAnsi="Times New Roman"/>
          <w:szCs w:val="24"/>
        </w:rPr>
      </w:pPr>
      <w:r>
        <w:rPr>
          <w:rFonts w:ascii="Times New Roman" w:hAnsi="Times New Roman"/>
          <w:szCs w:val="24"/>
        </w:rPr>
        <w:drawing>
          <wp:inline distT="0" distB="0" distL="0" distR="0">
            <wp:extent cx="5138420" cy="3991610"/>
            <wp:effectExtent l="0" t="0" r="508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t="-799" r="271" b="7868"/>
                    <a:stretch>
                      <a:fillRect/>
                    </a:stretch>
                  </pic:blipFill>
                  <pic:spPr>
                    <a:xfrm>
                      <a:off x="0" y="0"/>
                      <a:ext cx="5138420" cy="3991610"/>
                    </a:xfrm>
                    <a:prstGeom prst="rect">
                      <a:avLst/>
                    </a:prstGeom>
                    <a:noFill/>
                    <a:ln>
                      <a:noFill/>
                    </a:ln>
                  </pic:spPr>
                </pic:pic>
              </a:graphicData>
            </a:graphic>
          </wp:inline>
        </w:drawing>
      </w:r>
    </w:p>
    <w:p>
      <w:pPr>
        <w:widowControl/>
        <w:adjustRightInd w:val="0"/>
        <w:snapToGrid w:val="0"/>
        <w:spacing w:line="360" w:lineRule="auto"/>
        <w:jc w:val="center"/>
        <w:rPr>
          <w:rFonts w:ascii="Times New Roman" w:hAnsi="Times New Roman"/>
          <w:color w:val="000000"/>
          <w:kern w:val="0"/>
          <w:szCs w:val="24"/>
        </w:rPr>
      </w:pPr>
      <w:r>
        <w:rPr>
          <w:rFonts w:hint="eastAsia" w:ascii="Times New Roman" w:hAnsi="Times New Roman"/>
          <w:color w:val="000000"/>
          <w:kern w:val="0"/>
          <w:szCs w:val="24"/>
        </w:rPr>
        <w:t>图</w:t>
      </w:r>
      <w:r>
        <w:rPr>
          <w:rFonts w:hint="eastAsia" w:ascii="Times New Roman" w:hAnsi="Times New Roman"/>
          <w:color w:val="000000"/>
          <w:kern w:val="0"/>
          <w:szCs w:val="24"/>
          <w:lang w:val="en-US" w:eastAsia="zh-CN"/>
        </w:rPr>
        <w:t>20</w:t>
      </w:r>
      <w:r>
        <w:rPr>
          <w:rFonts w:hint="eastAsia" w:ascii="Times New Roman" w:hAnsi="Times New Roman"/>
          <w:color w:val="000000"/>
          <w:kern w:val="0"/>
          <w:szCs w:val="24"/>
        </w:rPr>
        <w:t>选择port去创建设备</w:t>
      </w:r>
      <w:bookmarkStart w:id="65" w:name="_Toc447229484"/>
      <w:bookmarkStart w:id="66" w:name="_Toc447227709"/>
      <w:bookmarkStart w:id="67" w:name="_Toc25352"/>
    </w:p>
    <w:p>
      <w:pPr>
        <w:adjustRightInd w:val="0"/>
        <w:snapToGrid w:val="0"/>
        <w:spacing w:line="360" w:lineRule="auto"/>
        <w:rPr>
          <w:rFonts w:hint="eastAsia" w:ascii="Times New Roman" w:hAnsiTheme="minorEastAsia"/>
          <w:szCs w:val="24"/>
          <w:lang w:val="en-US" w:eastAsia="zh-CN"/>
        </w:rPr>
      </w:pPr>
      <w:r>
        <w:rPr>
          <w:rFonts w:hint="eastAsia" w:ascii="Times New Roman" w:hAnsiTheme="minorEastAsia"/>
          <w:szCs w:val="24"/>
          <w:lang w:val="en-US" w:eastAsia="zh-CN"/>
        </w:rPr>
        <w:t xml:space="preserve"> </w:t>
      </w:r>
    </w:p>
    <w:p>
      <w:pPr>
        <w:adjustRightInd w:val="0"/>
        <w:snapToGrid w:val="0"/>
        <w:spacing w:line="360" w:lineRule="auto"/>
        <w:rPr>
          <w:rFonts w:ascii="Times New Roman" w:hAnsi="Times New Roman"/>
          <w:szCs w:val="24"/>
        </w:rPr>
      </w:pPr>
      <w:r>
        <w:rPr>
          <w:rFonts w:ascii="Times New Roman" w:hAnsiTheme="minorEastAsia"/>
          <w:szCs w:val="24"/>
        </w:rPr>
        <w:t>使用</w:t>
      </w:r>
      <w:r>
        <w:rPr>
          <w:rFonts w:ascii="Times New Roman" w:hAnsi="Times New Roman"/>
          <w:szCs w:val="24"/>
        </w:rPr>
        <w:t>Testcenter</w:t>
      </w:r>
      <w:r>
        <w:rPr>
          <w:rFonts w:ascii="Times New Roman" w:hAnsiTheme="minorEastAsia"/>
          <w:szCs w:val="24"/>
        </w:rPr>
        <w:t>模拟路由协议</w:t>
      </w:r>
      <w:bookmarkEnd w:id="65"/>
      <w:bookmarkEnd w:id="66"/>
      <w:bookmarkEnd w:id="67"/>
      <w:r>
        <w:rPr>
          <w:rFonts w:hint="eastAsia" w:ascii="Times New Roman" w:hAnsiTheme="minorEastAsia"/>
          <w:szCs w:val="24"/>
          <w:lang w:eastAsia="zh-CN"/>
        </w:rPr>
        <w:t>，如图</w:t>
      </w:r>
      <w:r>
        <w:rPr>
          <w:rFonts w:hint="eastAsia" w:ascii="Times New Roman" w:hAnsiTheme="minorEastAsia"/>
          <w:szCs w:val="24"/>
          <w:lang w:val="en-US" w:eastAsia="zh-CN"/>
        </w:rPr>
        <w:t>21的示例进行选择。</w:t>
      </w:r>
    </w:p>
    <w:p>
      <w:pPr>
        <w:pStyle w:val="27"/>
        <w:numPr>
          <w:ilvl w:val="0"/>
          <w:numId w:val="2"/>
        </w:numPr>
        <w:adjustRightInd w:val="0"/>
        <w:snapToGrid w:val="0"/>
        <w:spacing w:line="360" w:lineRule="auto"/>
        <w:rPr>
          <w:rFonts w:ascii="Times New Roman" w:hAnsi="Times New Roman" w:eastAsiaTheme="minorEastAsia"/>
          <w:szCs w:val="24"/>
        </w:rPr>
      </w:pPr>
      <w:r>
        <w:rPr>
          <w:rFonts w:ascii="Times New Roman" w:hAnsiTheme="minorEastAsia" w:eastAsiaTheme="minorEastAsia"/>
          <w:szCs w:val="24"/>
        </w:rPr>
        <w:t>选择需要的</w:t>
      </w:r>
      <w:r>
        <w:rPr>
          <w:rFonts w:ascii="Times New Roman" w:hAnsi="Times New Roman" w:eastAsiaTheme="minorEastAsia"/>
          <w:szCs w:val="24"/>
        </w:rPr>
        <w:t>Devices--add--</w:t>
      </w:r>
      <w:r>
        <w:rPr>
          <w:rFonts w:ascii="Times New Roman" w:hAnsiTheme="minorEastAsia" w:eastAsiaTheme="minorEastAsia"/>
          <w:szCs w:val="24"/>
        </w:rPr>
        <w:t>勾选</w:t>
      </w:r>
      <w:r>
        <w:rPr>
          <w:rFonts w:ascii="Times New Roman" w:hAnsi="Times New Roman" w:eastAsiaTheme="minorEastAsia"/>
          <w:szCs w:val="24"/>
        </w:rPr>
        <w:t>port--next</w:t>
      </w:r>
    </w:p>
    <w:p>
      <w:pPr>
        <w:pStyle w:val="27"/>
        <w:numPr>
          <w:ilvl w:val="0"/>
          <w:numId w:val="0"/>
        </w:numPr>
        <w:tabs>
          <w:tab w:val="clear" w:pos="425"/>
        </w:tabs>
        <w:adjustRightInd w:val="0"/>
        <w:snapToGrid w:val="0"/>
        <w:spacing w:line="360" w:lineRule="auto"/>
        <w:jc w:val="center"/>
        <w:rPr>
          <w:rFonts w:ascii="Times New Roman" w:hAnsi="Times New Roman" w:eastAsiaTheme="minorEastAsia"/>
          <w:szCs w:val="24"/>
        </w:rPr>
      </w:pPr>
      <w:r>
        <w:rPr>
          <w:rFonts w:ascii="Times New Roman" w:hAnsi="Times New Roman" w:eastAsiaTheme="minorEastAsia"/>
          <w:szCs w:val="24"/>
        </w:rPr>
        <w:drawing>
          <wp:inline distT="0" distB="0" distL="0" distR="0">
            <wp:extent cx="5200650" cy="2634615"/>
            <wp:effectExtent l="0" t="0" r="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00650" cy="2634615"/>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szCs w:val="24"/>
        </w:rPr>
      </w:pPr>
      <w:r>
        <w:rPr>
          <w:rFonts w:hint="eastAsia" w:ascii="Times New Roman" w:hAnsi="Times New Roman"/>
          <w:color w:val="000000"/>
          <w:kern w:val="0"/>
          <w:szCs w:val="24"/>
        </w:rPr>
        <w:t>图</w:t>
      </w:r>
      <w:r>
        <w:rPr>
          <w:rFonts w:hint="eastAsia" w:ascii="Times New Roman" w:hAnsi="Times New Roman"/>
          <w:color w:val="000000"/>
          <w:kern w:val="0"/>
          <w:szCs w:val="24"/>
          <w:lang w:val="en-US" w:eastAsia="zh-CN"/>
        </w:rPr>
        <w:t xml:space="preserve">21 </w:t>
      </w:r>
      <w:r>
        <w:rPr>
          <w:rFonts w:ascii="Times New Roman" w:hAnsi="Times New Roman"/>
          <w:szCs w:val="24"/>
        </w:rPr>
        <w:t>Testcenter</w:t>
      </w:r>
      <w:r>
        <w:rPr>
          <w:rFonts w:ascii="Times New Roman" w:hAnsiTheme="minorEastAsia"/>
          <w:szCs w:val="24"/>
        </w:rPr>
        <w:t>模拟路由协议</w:t>
      </w:r>
    </w:p>
    <w:p>
      <w:pPr>
        <w:pStyle w:val="34"/>
        <w:numPr>
          <w:ilvl w:val="0"/>
          <w:numId w:val="2"/>
        </w:numPr>
        <w:adjustRightInd w:val="0"/>
        <w:snapToGrid w:val="0"/>
        <w:spacing w:line="360" w:lineRule="auto"/>
        <w:ind w:firstLineChars="0"/>
        <w:rPr>
          <w:rFonts w:ascii="Times New Roman" w:hAnsi="Times New Roman"/>
          <w:szCs w:val="24"/>
        </w:rPr>
      </w:pPr>
      <w:r>
        <w:rPr>
          <w:rFonts w:ascii="Times New Roman" w:hAnsiTheme="minorEastAsia"/>
          <w:szCs w:val="24"/>
        </w:rPr>
        <w:t>选择协议（以</w:t>
      </w:r>
      <w:r>
        <w:rPr>
          <w:rFonts w:ascii="Times New Roman" w:hAnsi="Times New Roman"/>
          <w:szCs w:val="24"/>
        </w:rPr>
        <w:t>ospf</w:t>
      </w:r>
      <w:r>
        <w:rPr>
          <w:rFonts w:ascii="Times New Roman" w:hAnsiTheme="minorEastAsia"/>
          <w:szCs w:val="24"/>
        </w:rPr>
        <w:t>为例）</w:t>
      </w:r>
      <w:r>
        <w:rPr>
          <w:rFonts w:hint="eastAsia" w:ascii="Times New Roman" w:hAnsiTheme="minorEastAsia"/>
          <w:szCs w:val="24"/>
          <w:lang w:eastAsia="zh-CN"/>
        </w:rPr>
        <w:t>，如图</w:t>
      </w:r>
      <w:r>
        <w:rPr>
          <w:rFonts w:hint="eastAsia" w:ascii="Times New Roman" w:hAnsiTheme="minorEastAsia"/>
          <w:szCs w:val="24"/>
          <w:lang w:val="en-US" w:eastAsia="zh-CN"/>
        </w:rPr>
        <w:t>22所示。</w:t>
      </w:r>
    </w:p>
    <w:p>
      <w:pPr>
        <w:pStyle w:val="27"/>
        <w:numPr>
          <w:ilvl w:val="0"/>
          <w:numId w:val="0"/>
        </w:numPr>
        <w:tabs>
          <w:tab w:val="clear" w:pos="425"/>
        </w:tabs>
        <w:adjustRightInd w:val="0"/>
        <w:snapToGrid w:val="0"/>
        <w:spacing w:line="360" w:lineRule="auto"/>
        <w:jc w:val="center"/>
        <w:rPr>
          <w:rFonts w:hint="eastAsia" w:ascii="Times New Roman" w:hAnsi="Times New Roman"/>
          <w:szCs w:val="24"/>
        </w:rPr>
      </w:pPr>
      <w:r>
        <w:rPr>
          <w:rFonts w:ascii="Times New Roman" w:hAnsi="Times New Roman" w:eastAsiaTheme="minorEastAsia"/>
          <w:szCs w:val="24"/>
        </w:rPr>
        <w:drawing>
          <wp:inline distT="0" distB="0" distL="0" distR="0">
            <wp:extent cx="5311140" cy="347853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a:extLst>
                        <a:ext uri="{28A0092B-C50C-407E-A947-70E740481C1C}">
                          <a14:useLocalDpi xmlns:a14="http://schemas.microsoft.com/office/drawing/2010/main" val="0"/>
                        </a:ext>
                      </a:extLst>
                    </a:blip>
                    <a:srcRect r="-906" b="39616"/>
                    <a:stretch>
                      <a:fillRect/>
                    </a:stretch>
                  </pic:blipFill>
                  <pic:spPr>
                    <a:xfrm>
                      <a:off x="0" y="0"/>
                      <a:ext cx="5309209" cy="3478530"/>
                    </a:xfrm>
                    <a:prstGeom prst="rect">
                      <a:avLst/>
                    </a:prstGeom>
                    <a:noFill/>
                    <a:ln>
                      <a:noFill/>
                    </a:ln>
                  </pic:spPr>
                </pic:pic>
              </a:graphicData>
            </a:graphic>
          </wp:inline>
        </w:drawing>
      </w:r>
    </w:p>
    <w:p>
      <w:pPr>
        <w:adjustRightInd w:val="0"/>
        <w:snapToGrid w:val="0"/>
        <w:spacing w:line="360" w:lineRule="auto"/>
        <w:jc w:val="center"/>
        <w:rPr>
          <w:rFonts w:ascii="Times New Roman" w:hAnsiTheme="minorEastAsia"/>
          <w:szCs w:val="24"/>
        </w:rPr>
      </w:pPr>
      <w:r>
        <w:rPr>
          <w:rFonts w:hint="eastAsia" w:ascii="Times New Roman" w:hAnsi="Times New Roman"/>
          <w:szCs w:val="24"/>
        </w:rPr>
        <w:t>图</w:t>
      </w:r>
      <w:r>
        <w:rPr>
          <w:rFonts w:hint="eastAsia" w:ascii="Times New Roman" w:hAnsi="Times New Roman"/>
          <w:szCs w:val="24"/>
          <w:lang w:val="en-US" w:eastAsia="zh-CN"/>
        </w:rPr>
        <w:t>22</w:t>
      </w:r>
      <w:r>
        <w:rPr>
          <w:rFonts w:hint="eastAsia" w:ascii="Times New Roman" w:hAnsi="Times New Roman"/>
          <w:szCs w:val="24"/>
        </w:rPr>
        <w:t xml:space="preserve">选择 </w:t>
      </w:r>
      <w:r>
        <w:rPr>
          <w:rFonts w:ascii="Times New Roman" w:hAnsi="Times New Roman"/>
          <w:szCs w:val="24"/>
        </w:rPr>
        <w:t>ospf</w:t>
      </w:r>
      <w:r>
        <w:rPr>
          <w:rFonts w:ascii="Times New Roman" w:hAnsiTheme="minorEastAsia"/>
          <w:szCs w:val="24"/>
        </w:rPr>
        <w:t>协议</w:t>
      </w:r>
    </w:p>
    <w:p>
      <w:pPr>
        <w:adjustRightInd w:val="0"/>
        <w:snapToGrid w:val="0"/>
        <w:spacing w:line="360" w:lineRule="auto"/>
        <w:jc w:val="center"/>
        <w:rPr>
          <w:rFonts w:ascii="Times New Roman" w:hAnsiTheme="minorEastAsia"/>
          <w:szCs w:val="24"/>
        </w:rPr>
      </w:pPr>
    </w:p>
    <w:p>
      <w:pPr>
        <w:pStyle w:val="34"/>
        <w:numPr>
          <w:ilvl w:val="0"/>
          <w:numId w:val="2"/>
        </w:numPr>
        <w:adjustRightInd w:val="0"/>
        <w:snapToGrid w:val="0"/>
        <w:spacing w:line="360" w:lineRule="auto"/>
        <w:ind w:firstLineChars="0"/>
        <w:rPr>
          <w:rFonts w:ascii="Times New Roman" w:hAnsi="Times New Roman"/>
          <w:szCs w:val="24"/>
        </w:rPr>
      </w:pPr>
      <w:r>
        <w:rPr>
          <w:rFonts w:ascii="Times New Roman" w:hAnsiTheme="minorEastAsia"/>
          <w:szCs w:val="24"/>
        </w:rPr>
        <w:t>选择封装，</w:t>
      </w:r>
      <w:r>
        <w:rPr>
          <w:rFonts w:ascii="Times New Roman" w:hAnsi="Times New Roman"/>
          <w:szCs w:val="24"/>
        </w:rPr>
        <w:t xml:space="preserve">ipv4/ipv6. </w:t>
      </w:r>
      <w:r>
        <w:rPr>
          <w:rFonts w:ascii="Times New Roman" w:hAnsiTheme="minorEastAsia"/>
          <w:szCs w:val="24"/>
        </w:rPr>
        <w:t>是否封装</w:t>
      </w:r>
      <w:r>
        <w:rPr>
          <w:rFonts w:ascii="Times New Roman" w:hAnsi="Times New Roman"/>
          <w:szCs w:val="24"/>
        </w:rPr>
        <w:t>vlan</w:t>
      </w:r>
      <w:r>
        <w:rPr>
          <w:rFonts w:hint="eastAsia" w:ascii="Times New Roman" w:hAnsi="Times New Roman"/>
          <w:szCs w:val="24"/>
          <w:lang w:eastAsia="zh-CN"/>
        </w:rPr>
        <w:t>，如</w:t>
      </w:r>
      <w:r>
        <w:rPr>
          <w:rFonts w:hint="eastAsia" w:ascii="Times New Roman" w:hAnsi="Times New Roman"/>
          <w:szCs w:val="24"/>
        </w:rPr>
        <w:t>图</w:t>
      </w:r>
      <w:r>
        <w:rPr>
          <w:rFonts w:hint="eastAsia" w:ascii="Times New Roman" w:hAnsi="Times New Roman"/>
          <w:szCs w:val="24"/>
          <w:lang w:val="en-US" w:eastAsia="zh-CN"/>
        </w:rPr>
        <w:t>23进行</w:t>
      </w:r>
      <w:r>
        <w:rPr>
          <w:rFonts w:ascii="Times New Roman" w:hAnsiTheme="minorEastAsia"/>
          <w:szCs w:val="24"/>
        </w:rPr>
        <w:t>选择封装</w:t>
      </w:r>
      <w:r>
        <w:rPr>
          <w:rFonts w:hint="eastAsia" w:ascii="Times New Roman" w:hAnsiTheme="minorEastAsia"/>
          <w:szCs w:val="24"/>
          <w:lang w:eastAsia="zh-CN"/>
        </w:rPr>
        <w:t>。</w:t>
      </w:r>
    </w:p>
    <w:p>
      <w:pPr>
        <w:pStyle w:val="27"/>
        <w:numPr>
          <w:ilvl w:val="0"/>
          <w:numId w:val="0"/>
        </w:numPr>
        <w:tabs>
          <w:tab w:val="clear" w:pos="425"/>
        </w:tabs>
        <w:adjustRightInd w:val="0"/>
        <w:snapToGrid w:val="0"/>
        <w:spacing w:line="360" w:lineRule="auto"/>
        <w:jc w:val="center"/>
        <w:rPr>
          <w:rFonts w:ascii="Times New Roman" w:hAnsi="Times New Roman" w:eastAsiaTheme="minorEastAsia"/>
          <w:szCs w:val="24"/>
        </w:rPr>
      </w:pPr>
      <w:r>
        <w:rPr>
          <w:rFonts w:ascii="Times New Roman" w:hAnsi="Times New Roman" w:eastAsiaTheme="minorEastAsia"/>
          <w:szCs w:val="24"/>
        </w:rPr>
        <w:drawing>
          <wp:inline distT="0" distB="0" distL="0" distR="0">
            <wp:extent cx="4542155" cy="2477135"/>
            <wp:effectExtent l="0" t="0" r="10795"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42155" cy="2477135"/>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szCs w:val="24"/>
        </w:rPr>
      </w:pPr>
      <w:r>
        <w:rPr>
          <w:rFonts w:hint="eastAsia" w:ascii="Times New Roman" w:hAnsi="Times New Roman"/>
          <w:szCs w:val="24"/>
        </w:rPr>
        <w:t>图</w:t>
      </w:r>
      <w:r>
        <w:rPr>
          <w:rFonts w:hint="eastAsia" w:ascii="Times New Roman" w:hAnsi="Times New Roman"/>
          <w:szCs w:val="24"/>
          <w:lang w:val="en-US" w:eastAsia="zh-CN"/>
        </w:rPr>
        <w:t>23</w:t>
      </w:r>
      <w:r>
        <w:rPr>
          <w:rFonts w:ascii="Times New Roman" w:hAnsiTheme="minorEastAsia"/>
          <w:szCs w:val="24"/>
        </w:rPr>
        <w:t>选择封装</w:t>
      </w:r>
    </w:p>
    <w:p>
      <w:pPr>
        <w:adjustRightInd w:val="0"/>
        <w:snapToGrid w:val="0"/>
        <w:spacing w:line="360" w:lineRule="auto"/>
        <w:jc w:val="left"/>
        <w:rPr>
          <w:rFonts w:ascii="Times New Roman" w:hAnsi="Times New Roman" w:eastAsiaTheme="minorEastAsia"/>
          <w:szCs w:val="24"/>
        </w:rPr>
      </w:pPr>
      <w:r>
        <w:rPr>
          <w:rFonts w:ascii="Times New Roman" w:hAnsiTheme="minorEastAsia" w:eastAsiaTheme="minorEastAsia"/>
          <w:szCs w:val="24"/>
        </w:rPr>
        <w:t>编辑</w:t>
      </w:r>
      <w:r>
        <w:rPr>
          <w:rFonts w:ascii="Times New Roman" w:hAnsi="Times New Roman" w:eastAsiaTheme="minorEastAsia"/>
          <w:szCs w:val="24"/>
        </w:rPr>
        <w:t xml:space="preserve">device </w:t>
      </w:r>
      <w:r>
        <w:rPr>
          <w:rFonts w:ascii="Times New Roman" w:hAnsiTheme="minorEastAsia" w:eastAsiaTheme="minorEastAsia"/>
          <w:szCs w:val="24"/>
        </w:rPr>
        <w:t>参数，</w:t>
      </w:r>
      <w:r>
        <w:rPr>
          <w:rFonts w:ascii="Times New Roman" w:hAnsi="Times New Roman" w:eastAsiaTheme="minorEastAsia"/>
          <w:szCs w:val="24"/>
        </w:rPr>
        <w:t>ip</w:t>
      </w:r>
      <w:r>
        <w:rPr>
          <w:rFonts w:ascii="Times New Roman" w:hAnsiTheme="minorEastAsia" w:eastAsiaTheme="minorEastAsia"/>
          <w:szCs w:val="24"/>
        </w:rPr>
        <w:t>地址等等</w:t>
      </w:r>
      <w:r>
        <w:rPr>
          <w:rFonts w:hint="eastAsia" w:ascii="Times New Roman" w:hAnsiTheme="minorEastAsia" w:eastAsiaTheme="minorEastAsia"/>
          <w:szCs w:val="24"/>
          <w:lang w:eastAsia="zh-CN"/>
        </w:rPr>
        <w:t>，根据</w:t>
      </w:r>
      <w:r>
        <w:rPr>
          <w:rFonts w:hint="eastAsia" w:ascii="Times New Roman" w:hAnsi="Times New Roman"/>
          <w:szCs w:val="24"/>
        </w:rPr>
        <w:t>图</w:t>
      </w:r>
      <w:r>
        <w:rPr>
          <w:rFonts w:hint="eastAsia" w:ascii="Times New Roman" w:hAnsi="Times New Roman"/>
          <w:szCs w:val="24"/>
          <w:lang w:val="en-US" w:eastAsia="zh-CN"/>
        </w:rPr>
        <w:t>24</w:t>
      </w:r>
      <w:r>
        <w:rPr>
          <w:rFonts w:ascii="Times New Roman" w:hAnsi="Times New Roman"/>
          <w:szCs w:val="24"/>
        </w:rPr>
        <w:t xml:space="preserve"> </w:t>
      </w:r>
      <w:r>
        <w:rPr>
          <w:rFonts w:ascii="Times New Roman" w:hAnsiTheme="minorEastAsia" w:eastAsiaTheme="minorEastAsia"/>
          <w:szCs w:val="24"/>
        </w:rPr>
        <w:t>编辑</w:t>
      </w:r>
      <w:r>
        <w:rPr>
          <w:rFonts w:ascii="Times New Roman" w:hAnsi="Times New Roman" w:eastAsiaTheme="minorEastAsia"/>
          <w:szCs w:val="24"/>
        </w:rPr>
        <w:t>device</w:t>
      </w:r>
      <w:r>
        <w:rPr>
          <w:rFonts w:hint="eastAsia" w:ascii="Times New Roman" w:hAnsi="Times New Roman" w:eastAsiaTheme="minorEastAsia"/>
          <w:szCs w:val="24"/>
          <w:lang w:eastAsia="zh-CN"/>
        </w:rPr>
        <w:t>的相应</w:t>
      </w:r>
      <w:r>
        <w:rPr>
          <w:rFonts w:ascii="Times New Roman" w:hAnsiTheme="minorEastAsia" w:eastAsiaTheme="minorEastAsia"/>
          <w:szCs w:val="24"/>
        </w:rPr>
        <w:t>参数</w:t>
      </w:r>
      <w:r>
        <w:rPr>
          <w:rFonts w:hint="eastAsia" w:ascii="Times New Roman" w:hAnsiTheme="minorEastAsia" w:eastAsiaTheme="minorEastAsia"/>
          <w:szCs w:val="24"/>
          <w:lang w:eastAsia="zh-CN"/>
        </w:rPr>
        <w:t>。</w:t>
      </w:r>
    </w:p>
    <w:p>
      <w:pPr>
        <w:pStyle w:val="27"/>
        <w:numPr>
          <w:ilvl w:val="0"/>
          <w:numId w:val="0"/>
        </w:numPr>
        <w:tabs>
          <w:tab w:val="clear" w:pos="425"/>
        </w:tabs>
        <w:adjustRightInd w:val="0"/>
        <w:snapToGrid w:val="0"/>
        <w:spacing w:line="360" w:lineRule="auto"/>
        <w:jc w:val="center"/>
        <w:rPr>
          <w:rFonts w:ascii="Times New Roman" w:hAnsi="Times New Roman" w:eastAsiaTheme="minorEastAsia"/>
          <w:szCs w:val="24"/>
        </w:rPr>
      </w:pPr>
      <w:r>
        <w:rPr>
          <w:rFonts w:ascii="Times New Roman" w:hAnsi="Times New Roman" w:eastAsiaTheme="minorEastAsia"/>
          <w:szCs w:val="24"/>
        </w:rPr>
        <w:drawing>
          <wp:inline distT="0" distB="0" distL="0" distR="0">
            <wp:extent cx="5055235" cy="2873375"/>
            <wp:effectExtent l="0" t="0" r="1206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9">
                      <a:extLst>
                        <a:ext uri="{28A0092B-C50C-407E-A947-70E740481C1C}">
                          <a14:useLocalDpi xmlns:a14="http://schemas.microsoft.com/office/drawing/2010/main" val="0"/>
                        </a:ext>
                      </a:extLst>
                    </a:blip>
                    <a:srcRect r="1528" b="27563"/>
                    <a:stretch>
                      <a:fillRect/>
                    </a:stretch>
                  </pic:blipFill>
                  <pic:spPr>
                    <a:xfrm>
                      <a:off x="0" y="0"/>
                      <a:ext cx="5055235" cy="2873375"/>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szCs w:val="24"/>
        </w:rPr>
      </w:pPr>
      <w:r>
        <w:rPr>
          <w:rFonts w:hint="eastAsia" w:ascii="Times New Roman" w:hAnsi="Times New Roman"/>
          <w:szCs w:val="24"/>
        </w:rPr>
        <w:t>图</w:t>
      </w:r>
      <w:r>
        <w:rPr>
          <w:rFonts w:hint="eastAsia" w:ascii="Times New Roman" w:hAnsi="Times New Roman"/>
          <w:szCs w:val="24"/>
          <w:lang w:val="en-US" w:eastAsia="zh-CN"/>
        </w:rPr>
        <w:t>24</w:t>
      </w:r>
      <w:r>
        <w:rPr>
          <w:rFonts w:ascii="Times New Roman" w:hAnsi="Times New Roman"/>
          <w:szCs w:val="24"/>
        </w:rPr>
        <w:t xml:space="preserve"> </w:t>
      </w:r>
      <w:r>
        <w:rPr>
          <w:rFonts w:ascii="Times New Roman" w:hAnsiTheme="minorEastAsia" w:eastAsiaTheme="minorEastAsia"/>
          <w:szCs w:val="24"/>
        </w:rPr>
        <w:t>编辑</w:t>
      </w:r>
      <w:r>
        <w:rPr>
          <w:rFonts w:ascii="Times New Roman" w:hAnsi="Times New Roman" w:eastAsiaTheme="minorEastAsia"/>
          <w:szCs w:val="24"/>
        </w:rPr>
        <w:t xml:space="preserve">device </w:t>
      </w:r>
      <w:r>
        <w:rPr>
          <w:rFonts w:ascii="Times New Roman" w:hAnsiTheme="minorEastAsia" w:eastAsiaTheme="minorEastAsia"/>
          <w:szCs w:val="24"/>
        </w:rPr>
        <w:t>参数</w:t>
      </w:r>
    </w:p>
    <w:p>
      <w:pPr>
        <w:pStyle w:val="34"/>
        <w:numPr>
          <w:ilvl w:val="0"/>
          <w:numId w:val="2"/>
        </w:numPr>
        <w:adjustRightInd w:val="0"/>
        <w:snapToGrid w:val="0"/>
        <w:spacing w:line="360" w:lineRule="auto"/>
        <w:ind w:firstLineChars="0"/>
        <w:rPr>
          <w:rFonts w:ascii="Times New Roman" w:hAnsi="Times New Roman"/>
          <w:szCs w:val="24"/>
        </w:rPr>
      </w:pPr>
      <w:r>
        <w:rPr>
          <w:rFonts w:ascii="Times New Roman" w:hAnsiTheme="minorEastAsia"/>
          <w:szCs w:val="24"/>
        </w:rPr>
        <w:t>编辑</w:t>
      </w:r>
      <w:r>
        <w:rPr>
          <w:rFonts w:ascii="Times New Roman" w:hAnsi="Times New Roman"/>
          <w:szCs w:val="24"/>
        </w:rPr>
        <w:t>ospf</w:t>
      </w:r>
      <w:r>
        <w:rPr>
          <w:rFonts w:ascii="Times New Roman" w:hAnsiTheme="minorEastAsia"/>
          <w:szCs w:val="24"/>
        </w:rPr>
        <w:t>参数</w:t>
      </w:r>
      <w:r>
        <w:rPr>
          <w:rFonts w:ascii="Times New Roman" w:hAnsi="Times New Roman"/>
          <w:szCs w:val="24"/>
        </w:rPr>
        <w:t>--next--finish</w:t>
      </w:r>
      <w:r>
        <w:rPr>
          <w:rFonts w:hint="eastAsia" w:ascii="Times New Roman" w:hAnsi="Times New Roman"/>
          <w:szCs w:val="24"/>
          <w:lang w:eastAsia="zh-CN"/>
        </w:rPr>
        <w:t>，如图</w:t>
      </w:r>
      <w:r>
        <w:rPr>
          <w:rFonts w:hint="eastAsia" w:ascii="Times New Roman" w:hAnsi="Times New Roman"/>
          <w:szCs w:val="24"/>
          <w:lang w:val="en-US" w:eastAsia="zh-CN"/>
        </w:rPr>
        <w:t>25所示。</w:t>
      </w:r>
    </w:p>
    <w:p>
      <w:pPr>
        <w:pStyle w:val="27"/>
        <w:numPr>
          <w:ilvl w:val="0"/>
          <w:numId w:val="0"/>
        </w:numPr>
        <w:tabs>
          <w:tab w:val="clear" w:pos="425"/>
        </w:tabs>
        <w:adjustRightInd w:val="0"/>
        <w:snapToGrid w:val="0"/>
        <w:spacing w:line="360" w:lineRule="auto"/>
        <w:jc w:val="center"/>
        <w:rPr>
          <w:rFonts w:ascii="Times New Roman" w:hAnsi="Times New Roman" w:eastAsiaTheme="minorEastAsia"/>
          <w:szCs w:val="24"/>
        </w:rPr>
      </w:pPr>
      <w:r>
        <w:rPr>
          <w:rFonts w:ascii="Times New Roman" w:hAnsi="Times New Roman" w:eastAsiaTheme="minorEastAsia"/>
          <w:szCs w:val="24"/>
        </w:rPr>
        <w:drawing>
          <wp:inline distT="0" distB="0" distL="0" distR="0">
            <wp:extent cx="4677410" cy="1760855"/>
            <wp:effectExtent l="0" t="0" r="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0">
                      <a:extLst>
                        <a:ext uri="{28A0092B-C50C-407E-A947-70E740481C1C}">
                          <a14:useLocalDpi xmlns:a14="http://schemas.microsoft.com/office/drawing/2010/main" val="0"/>
                        </a:ext>
                      </a:extLst>
                    </a:blip>
                    <a:srcRect l="1" t="-1" r="-2768" b="64012"/>
                    <a:stretch>
                      <a:fillRect/>
                    </a:stretch>
                  </pic:blipFill>
                  <pic:spPr>
                    <a:xfrm>
                      <a:off x="0" y="0"/>
                      <a:ext cx="4677410" cy="1760855"/>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szCs w:val="24"/>
        </w:rPr>
      </w:pPr>
      <w:r>
        <w:rPr>
          <w:rFonts w:hint="eastAsia" w:ascii="Times New Roman" w:hAnsi="Times New Roman"/>
          <w:szCs w:val="24"/>
        </w:rPr>
        <w:t>图</w:t>
      </w:r>
      <w:r>
        <w:rPr>
          <w:rFonts w:hint="eastAsia" w:ascii="Times New Roman" w:hAnsi="Times New Roman"/>
          <w:szCs w:val="24"/>
          <w:lang w:val="en-US" w:eastAsia="zh-CN"/>
        </w:rPr>
        <w:t>25</w:t>
      </w:r>
      <w:r>
        <w:rPr>
          <w:rFonts w:ascii="Times New Roman" w:hAnsi="Times New Roman"/>
          <w:szCs w:val="24"/>
        </w:rPr>
        <w:t xml:space="preserve"> </w:t>
      </w:r>
      <w:r>
        <w:rPr>
          <w:rFonts w:ascii="Times New Roman" w:hAnsiTheme="minorEastAsia" w:eastAsiaTheme="minorEastAsia"/>
          <w:szCs w:val="24"/>
        </w:rPr>
        <w:t>编辑</w:t>
      </w:r>
      <w:r>
        <w:rPr>
          <w:rFonts w:ascii="Times New Roman" w:hAnsiTheme="minorEastAsia"/>
          <w:szCs w:val="24"/>
        </w:rPr>
        <w:t>编辑</w:t>
      </w:r>
      <w:r>
        <w:rPr>
          <w:rFonts w:ascii="Times New Roman" w:hAnsi="Times New Roman"/>
          <w:szCs w:val="24"/>
        </w:rPr>
        <w:t>ospf</w:t>
      </w:r>
      <w:r>
        <w:rPr>
          <w:rFonts w:ascii="Times New Roman" w:hAnsiTheme="minorEastAsia" w:eastAsiaTheme="minorEastAsia"/>
          <w:szCs w:val="24"/>
        </w:rPr>
        <w:t>参数</w:t>
      </w:r>
    </w:p>
    <w:p>
      <w:pPr>
        <w:pStyle w:val="34"/>
        <w:numPr>
          <w:ilvl w:val="0"/>
          <w:numId w:val="2"/>
        </w:numPr>
        <w:adjustRightInd w:val="0"/>
        <w:snapToGrid w:val="0"/>
        <w:spacing w:line="360" w:lineRule="auto"/>
        <w:ind w:firstLineChars="0"/>
        <w:rPr>
          <w:rFonts w:ascii="Times New Roman" w:hAnsi="Times New Roman"/>
          <w:szCs w:val="24"/>
        </w:rPr>
      </w:pPr>
      <w:r>
        <w:rPr>
          <w:rFonts w:ascii="Times New Roman" w:hAnsiTheme="minorEastAsia"/>
          <w:szCs w:val="24"/>
        </w:rPr>
        <w:t>生成</w:t>
      </w:r>
      <w:r>
        <w:rPr>
          <w:rFonts w:ascii="Times New Roman" w:hAnsi="Times New Roman"/>
          <w:szCs w:val="24"/>
        </w:rPr>
        <w:t xml:space="preserve">OSPF LSA </w:t>
      </w:r>
      <w:r>
        <w:rPr>
          <w:rFonts w:hint="eastAsia" w:ascii="Times New Roman" w:hAnsiTheme="minorEastAsia"/>
          <w:szCs w:val="24"/>
          <w:lang w:eastAsia="zh-CN"/>
        </w:rPr>
        <w:t>，依据图</w:t>
      </w:r>
      <w:r>
        <w:rPr>
          <w:rFonts w:hint="eastAsia" w:ascii="Times New Roman" w:hAnsiTheme="minorEastAsia"/>
          <w:szCs w:val="24"/>
          <w:lang w:val="en-US" w:eastAsia="zh-CN"/>
        </w:rPr>
        <w:t>26和图27，</w:t>
      </w:r>
      <w:r>
        <w:rPr>
          <w:rFonts w:ascii="Times New Roman" w:hAnsiTheme="minorEastAsia"/>
          <w:szCs w:val="24"/>
        </w:rPr>
        <w:t>根据自己希望模拟的一路填下去。</w:t>
      </w:r>
    </w:p>
    <w:p>
      <w:pPr>
        <w:pStyle w:val="27"/>
        <w:numPr>
          <w:ilvl w:val="0"/>
          <w:numId w:val="0"/>
        </w:numPr>
        <w:tabs>
          <w:tab w:val="clear" w:pos="425"/>
        </w:tabs>
        <w:adjustRightInd w:val="0"/>
        <w:snapToGrid w:val="0"/>
        <w:spacing w:line="360" w:lineRule="auto"/>
        <w:rPr>
          <w:rFonts w:ascii="Times New Roman" w:hAnsi="Times New Roman" w:eastAsiaTheme="minorEastAsia"/>
          <w:szCs w:val="24"/>
        </w:rPr>
      </w:pPr>
      <w:r>
        <w:rPr>
          <w:rFonts w:ascii="Times New Roman" w:hAnsi="Times New Roman" w:eastAsiaTheme="minorEastAsia"/>
          <w:szCs w:val="24"/>
        </w:rPr>
        <w:drawing>
          <wp:inline distT="0" distB="0" distL="0" distR="0">
            <wp:extent cx="5239385" cy="1844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1">
                      <a:extLst>
                        <a:ext uri="{28A0092B-C50C-407E-A947-70E740481C1C}">
                          <a14:useLocalDpi xmlns:a14="http://schemas.microsoft.com/office/drawing/2010/main" val="0"/>
                        </a:ext>
                      </a:extLst>
                    </a:blip>
                    <a:srcRect r="303" b="3304"/>
                    <a:stretch>
                      <a:fillRect/>
                    </a:stretch>
                  </pic:blipFill>
                  <pic:spPr>
                    <a:xfrm>
                      <a:off x="0" y="0"/>
                      <a:ext cx="5232395" cy="1842057"/>
                    </a:xfrm>
                    <a:prstGeom prst="rect">
                      <a:avLst/>
                    </a:prstGeom>
                    <a:noFill/>
                    <a:ln>
                      <a:noFill/>
                    </a:ln>
                  </pic:spPr>
                </pic:pic>
              </a:graphicData>
            </a:graphic>
          </wp:inline>
        </w:drawing>
      </w:r>
    </w:p>
    <w:p>
      <w:pPr>
        <w:adjustRightInd w:val="0"/>
        <w:snapToGrid w:val="0"/>
        <w:spacing w:line="360" w:lineRule="auto"/>
        <w:jc w:val="center"/>
        <w:rPr>
          <w:rFonts w:ascii="Times New Roman" w:hAnsi="Times New Roman"/>
          <w:szCs w:val="24"/>
        </w:rPr>
      </w:pPr>
      <w:r>
        <w:rPr>
          <w:rFonts w:hint="eastAsia" w:ascii="Times New Roman" w:hAnsi="Times New Roman"/>
          <w:szCs w:val="24"/>
        </w:rPr>
        <w:t>图</w:t>
      </w:r>
      <w:r>
        <w:rPr>
          <w:rFonts w:hint="eastAsia" w:ascii="Times New Roman" w:hAnsi="Times New Roman"/>
          <w:szCs w:val="24"/>
          <w:lang w:val="en-US" w:eastAsia="zh-CN"/>
        </w:rPr>
        <w:t>26</w:t>
      </w:r>
      <w:r>
        <w:rPr>
          <w:rFonts w:ascii="Times New Roman" w:hAnsiTheme="minorEastAsia"/>
          <w:szCs w:val="24"/>
        </w:rPr>
        <w:t>生成</w:t>
      </w:r>
      <w:r>
        <w:rPr>
          <w:rFonts w:ascii="Times New Roman" w:hAnsi="Times New Roman"/>
          <w:szCs w:val="24"/>
        </w:rPr>
        <w:t>OSPF LSA</w:t>
      </w:r>
    </w:p>
    <w:p>
      <w:pPr>
        <w:pStyle w:val="27"/>
        <w:numPr>
          <w:ilvl w:val="0"/>
          <w:numId w:val="0"/>
        </w:numPr>
        <w:tabs>
          <w:tab w:val="clear" w:pos="425"/>
        </w:tabs>
        <w:adjustRightInd w:val="0"/>
        <w:snapToGrid w:val="0"/>
        <w:spacing w:line="360" w:lineRule="auto"/>
        <w:jc w:val="center"/>
        <w:rPr>
          <w:rFonts w:ascii="Times New Roman" w:hAnsi="Times New Roman" w:eastAsiaTheme="minorEastAsia"/>
          <w:szCs w:val="24"/>
        </w:rPr>
      </w:pPr>
    </w:p>
    <w:p>
      <w:pPr>
        <w:pStyle w:val="27"/>
        <w:numPr>
          <w:ilvl w:val="0"/>
          <w:numId w:val="0"/>
        </w:numPr>
        <w:tabs>
          <w:tab w:val="clear" w:pos="425"/>
        </w:tabs>
        <w:adjustRightInd w:val="0"/>
        <w:snapToGrid w:val="0"/>
        <w:spacing w:line="360" w:lineRule="auto"/>
        <w:rPr>
          <w:rFonts w:ascii="Times New Roman" w:hAnsi="Times New Roman" w:eastAsiaTheme="minorEastAsia"/>
          <w:szCs w:val="24"/>
        </w:rPr>
      </w:pPr>
      <w:r>
        <w:rPr>
          <w:rFonts w:ascii="Times New Roman" w:hAnsi="Times New Roman" w:eastAsiaTheme="minorEastAsia"/>
          <w:szCs w:val="24"/>
        </w:rPr>
        <w:drawing>
          <wp:inline distT="0" distB="0" distL="0" distR="0">
            <wp:extent cx="5343525" cy="3616325"/>
            <wp:effectExtent l="0" t="0" r="952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46558" cy="3616325"/>
                    </a:xfrm>
                    <a:prstGeom prst="rect">
                      <a:avLst/>
                    </a:prstGeom>
                    <a:noFill/>
                    <a:ln>
                      <a:noFill/>
                    </a:ln>
                  </pic:spPr>
                </pic:pic>
              </a:graphicData>
            </a:graphic>
          </wp:inline>
        </w:drawing>
      </w:r>
    </w:p>
    <w:p>
      <w:pPr>
        <w:pStyle w:val="27"/>
        <w:numPr>
          <w:ilvl w:val="0"/>
          <w:numId w:val="0"/>
        </w:numPr>
        <w:tabs>
          <w:tab w:val="clear" w:pos="425"/>
        </w:tabs>
        <w:adjustRightInd w:val="0"/>
        <w:snapToGrid w:val="0"/>
        <w:spacing w:line="360" w:lineRule="auto"/>
        <w:jc w:val="center"/>
        <w:rPr>
          <w:rFonts w:ascii="Times New Roman" w:hAnsi="Times New Roman" w:eastAsiaTheme="minorEastAsia"/>
          <w:szCs w:val="24"/>
        </w:rPr>
      </w:pPr>
      <w:r>
        <w:rPr>
          <w:rFonts w:hint="eastAsia" w:ascii="Times New Roman" w:hAnsi="Times New Roman"/>
          <w:szCs w:val="24"/>
        </w:rPr>
        <w:t>图</w:t>
      </w:r>
      <w:r>
        <w:rPr>
          <w:rFonts w:hint="eastAsia" w:ascii="Times New Roman" w:hAnsi="Times New Roman"/>
          <w:szCs w:val="24"/>
          <w:lang w:val="en-US" w:eastAsia="zh-CN"/>
        </w:rPr>
        <w:t>27</w:t>
      </w:r>
      <w:r>
        <w:rPr>
          <w:rFonts w:ascii="Times New Roman" w:hAnsiTheme="minorEastAsia"/>
          <w:szCs w:val="24"/>
        </w:rPr>
        <w:t>生成</w:t>
      </w:r>
      <w:r>
        <w:rPr>
          <w:rFonts w:ascii="Times New Roman" w:hAnsi="Times New Roman"/>
          <w:szCs w:val="24"/>
        </w:rPr>
        <w:t>OSPF LSA</w:t>
      </w:r>
    </w:p>
    <w:p>
      <w:pPr>
        <w:pStyle w:val="34"/>
        <w:numPr>
          <w:ilvl w:val="0"/>
          <w:numId w:val="2"/>
        </w:numPr>
        <w:adjustRightInd w:val="0"/>
        <w:snapToGrid w:val="0"/>
        <w:spacing w:line="360" w:lineRule="auto"/>
        <w:ind w:firstLineChars="0"/>
        <w:rPr>
          <w:rFonts w:ascii="Times New Roman" w:hAnsi="Times New Roman"/>
          <w:szCs w:val="24"/>
        </w:rPr>
      </w:pPr>
      <w:r>
        <w:rPr>
          <w:rFonts w:ascii="Times New Roman" w:hAnsiTheme="minorEastAsia"/>
          <w:szCs w:val="24"/>
        </w:rPr>
        <w:t>回到</w:t>
      </w:r>
      <w:r>
        <w:rPr>
          <w:rFonts w:hint="eastAsia" w:ascii="Times New Roman" w:hAnsiTheme="minorEastAsia"/>
          <w:szCs w:val="24"/>
          <w:lang w:eastAsia="zh-CN"/>
        </w:rPr>
        <w:t>此</w:t>
      </w:r>
      <w:r>
        <w:rPr>
          <w:rFonts w:ascii="Times New Roman" w:hAnsiTheme="minorEastAsia"/>
          <w:szCs w:val="24"/>
        </w:rPr>
        <w:t>界面，仍然可以编辑一些参数</w:t>
      </w:r>
      <w:r>
        <w:rPr>
          <w:rFonts w:hint="eastAsia" w:ascii="Times New Roman" w:hAnsiTheme="minorEastAsia"/>
          <w:szCs w:val="24"/>
          <w:lang w:eastAsia="zh-CN"/>
        </w:rPr>
        <w:t>，示例如图</w:t>
      </w:r>
      <w:r>
        <w:rPr>
          <w:rFonts w:hint="eastAsia" w:ascii="Times New Roman" w:hAnsiTheme="minorEastAsia"/>
          <w:szCs w:val="24"/>
          <w:lang w:val="en-US" w:eastAsia="zh-CN"/>
        </w:rPr>
        <w:t>28所示，</w:t>
      </w:r>
      <w:r>
        <w:rPr>
          <w:rFonts w:ascii="Times New Roman" w:hAnsi="Times New Roman"/>
          <w:szCs w:val="24"/>
        </w:rPr>
        <w:t xml:space="preserve"> </w:t>
      </w:r>
      <w:r>
        <w:rPr>
          <w:rFonts w:ascii="Times New Roman" w:hAnsiTheme="minorEastAsia"/>
          <w:szCs w:val="24"/>
        </w:rPr>
        <w:t>最后按开始运行。</w:t>
      </w:r>
    </w:p>
    <w:p>
      <w:pPr>
        <w:pStyle w:val="27"/>
        <w:numPr>
          <w:ilvl w:val="0"/>
          <w:numId w:val="0"/>
        </w:numPr>
        <w:adjustRightInd w:val="0"/>
        <w:snapToGrid w:val="0"/>
        <w:spacing w:line="360" w:lineRule="auto"/>
        <w:jc w:val="center"/>
        <w:rPr>
          <w:rFonts w:ascii="Times New Roman" w:hAnsi="Times New Roman" w:eastAsiaTheme="minorEastAsia"/>
          <w:szCs w:val="24"/>
        </w:rPr>
      </w:pPr>
      <w:r>
        <w:rPr>
          <w:rFonts w:ascii="Times New Roman" w:hAnsi="Times New Roman" w:eastAsiaTheme="minorEastAsia"/>
          <w:szCs w:val="24"/>
        </w:rPr>
        <w:drawing>
          <wp:inline distT="0" distB="0" distL="0" distR="0">
            <wp:extent cx="5505450" cy="142113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05450" cy="1421130"/>
                    </a:xfrm>
                    <a:prstGeom prst="rect">
                      <a:avLst/>
                    </a:prstGeom>
                    <a:noFill/>
                    <a:ln>
                      <a:noFill/>
                    </a:ln>
                  </pic:spPr>
                </pic:pic>
              </a:graphicData>
            </a:graphic>
          </wp:inline>
        </w:drawing>
      </w:r>
    </w:p>
    <w:p>
      <w:pPr>
        <w:pStyle w:val="27"/>
        <w:numPr>
          <w:ilvl w:val="0"/>
          <w:numId w:val="0"/>
        </w:numPr>
        <w:tabs>
          <w:tab w:val="clear" w:pos="425"/>
        </w:tabs>
        <w:adjustRightInd w:val="0"/>
        <w:snapToGrid w:val="0"/>
        <w:spacing w:line="360" w:lineRule="auto"/>
        <w:jc w:val="center"/>
        <w:rPr>
          <w:rFonts w:ascii="Times New Roman" w:hAnsi="Times New Roman" w:eastAsiaTheme="minorEastAsia"/>
          <w:szCs w:val="24"/>
        </w:rPr>
      </w:pPr>
      <w:r>
        <w:rPr>
          <w:rFonts w:hint="eastAsia" w:ascii="Times New Roman" w:hAnsi="Times New Roman"/>
          <w:szCs w:val="24"/>
        </w:rPr>
        <w:t>图</w:t>
      </w:r>
      <w:r>
        <w:rPr>
          <w:rFonts w:hint="eastAsia" w:ascii="Times New Roman" w:hAnsi="Times New Roman"/>
          <w:szCs w:val="24"/>
          <w:lang w:val="en-US" w:eastAsia="zh-CN"/>
        </w:rPr>
        <w:t>28</w:t>
      </w:r>
      <w:r>
        <w:rPr>
          <w:rFonts w:hint="eastAsia" w:ascii="Times New Roman" w:hAnsiTheme="minorEastAsia"/>
          <w:szCs w:val="24"/>
        </w:rPr>
        <w:t>多参数编辑</w:t>
      </w:r>
    </w:p>
    <w:p>
      <w:pPr>
        <w:pStyle w:val="34"/>
        <w:numPr>
          <w:ilvl w:val="0"/>
          <w:numId w:val="2"/>
        </w:numPr>
        <w:adjustRightInd w:val="0"/>
        <w:snapToGrid w:val="0"/>
        <w:spacing w:line="360" w:lineRule="auto"/>
        <w:ind w:firstLineChars="0"/>
        <w:rPr>
          <w:rFonts w:ascii="Times New Roman" w:hAnsi="Times New Roman"/>
          <w:szCs w:val="24"/>
        </w:rPr>
      </w:pPr>
      <w:bookmarkStart w:id="68" w:name="_Toc447227710"/>
      <w:bookmarkStart w:id="69" w:name="_Toc447229485"/>
      <w:bookmarkStart w:id="70" w:name="_Toc27840"/>
      <w:r>
        <w:rPr>
          <w:rFonts w:ascii="Times New Roman" w:hAnsiTheme="minorEastAsia"/>
          <w:szCs w:val="24"/>
        </w:rPr>
        <w:t>使用</w:t>
      </w:r>
      <w:r>
        <w:rPr>
          <w:rFonts w:ascii="Times New Roman" w:hAnsi="Times New Roman"/>
          <w:szCs w:val="24"/>
        </w:rPr>
        <w:t>Testcenter</w:t>
      </w:r>
      <w:r>
        <w:rPr>
          <w:rFonts w:ascii="Times New Roman" w:hAnsiTheme="minorEastAsia"/>
          <w:szCs w:val="24"/>
        </w:rPr>
        <w:t>模拟</w:t>
      </w:r>
      <w:r>
        <w:rPr>
          <w:rFonts w:ascii="Times New Roman" w:hAnsi="Times New Roman"/>
          <w:szCs w:val="24"/>
        </w:rPr>
        <w:t>DHCP</w:t>
      </w:r>
      <w:r>
        <w:rPr>
          <w:rFonts w:ascii="Times New Roman" w:hAnsiTheme="minorEastAsia"/>
          <w:szCs w:val="24"/>
        </w:rPr>
        <w:t>、</w:t>
      </w:r>
      <w:r>
        <w:rPr>
          <w:rFonts w:ascii="Times New Roman" w:hAnsi="Times New Roman"/>
          <w:szCs w:val="24"/>
        </w:rPr>
        <w:t>DHCPv6</w:t>
      </w:r>
      <w:r>
        <w:rPr>
          <w:rFonts w:ascii="Times New Roman" w:hAnsiTheme="minorEastAsia"/>
          <w:szCs w:val="24"/>
        </w:rPr>
        <w:t>、</w:t>
      </w:r>
      <w:r>
        <w:rPr>
          <w:rFonts w:ascii="Times New Roman" w:hAnsi="Times New Roman"/>
          <w:szCs w:val="24"/>
        </w:rPr>
        <w:t xml:space="preserve">IPv6 </w:t>
      </w:r>
      <w:bookmarkEnd w:id="68"/>
      <w:bookmarkEnd w:id="69"/>
      <w:bookmarkEnd w:id="70"/>
      <w:r>
        <w:rPr>
          <w:rFonts w:ascii="Times New Roman" w:hAnsiTheme="minorEastAsia"/>
          <w:color w:val="000000"/>
          <w:kern w:val="0"/>
          <w:szCs w:val="24"/>
        </w:rPr>
        <w:t>添加</w:t>
      </w:r>
      <w:r>
        <w:rPr>
          <w:rFonts w:ascii="Times New Roman" w:hAnsi="Times New Roman"/>
          <w:color w:val="000000"/>
          <w:kern w:val="0"/>
          <w:szCs w:val="24"/>
        </w:rPr>
        <w:t>port</w:t>
      </w:r>
      <w:r>
        <w:rPr>
          <w:rFonts w:ascii="Times New Roman" w:hAnsiTheme="minorEastAsia"/>
          <w:color w:val="000000"/>
          <w:kern w:val="0"/>
          <w:szCs w:val="24"/>
        </w:rPr>
        <w:t>，</w:t>
      </w:r>
      <w:r>
        <w:rPr>
          <w:rFonts w:hint="eastAsia" w:ascii="Times New Roman" w:hAnsiTheme="minorEastAsia"/>
          <w:color w:val="000000"/>
          <w:kern w:val="0"/>
          <w:szCs w:val="24"/>
          <w:lang w:eastAsia="zh-CN"/>
        </w:rPr>
        <w:t>根据图</w:t>
      </w:r>
      <w:r>
        <w:rPr>
          <w:rFonts w:hint="eastAsia" w:ascii="Times New Roman" w:hAnsiTheme="minorEastAsia"/>
          <w:color w:val="000000"/>
          <w:kern w:val="0"/>
          <w:szCs w:val="24"/>
          <w:lang w:val="en-US" w:eastAsia="zh-CN"/>
        </w:rPr>
        <w:t>29</w:t>
      </w:r>
      <w:r>
        <w:rPr>
          <w:rFonts w:ascii="Times New Roman" w:hAnsiTheme="minorEastAsia"/>
          <w:color w:val="000000"/>
          <w:kern w:val="0"/>
          <w:szCs w:val="24"/>
        </w:rPr>
        <w:t>选择</w:t>
      </w:r>
      <w:r>
        <w:rPr>
          <w:rFonts w:ascii="Times New Roman" w:hAnsi="Times New Roman"/>
          <w:color w:val="000000"/>
          <w:kern w:val="0"/>
          <w:szCs w:val="24"/>
        </w:rPr>
        <w:t>port</w:t>
      </w:r>
      <w:r>
        <w:rPr>
          <w:rFonts w:ascii="Times New Roman" w:hAnsiTheme="minorEastAsia"/>
          <w:color w:val="000000"/>
          <w:kern w:val="0"/>
          <w:szCs w:val="24"/>
        </w:rPr>
        <w:t>去创建设备，</w:t>
      </w:r>
      <w:r>
        <w:rPr>
          <w:rFonts w:hint="eastAsia" w:ascii="Times New Roman" w:hAnsiTheme="minorEastAsia"/>
          <w:color w:val="000000"/>
          <w:kern w:val="0"/>
          <w:szCs w:val="24"/>
          <w:lang w:eastAsia="zh-CN"/>
        </w:rPr>
        <w:t>同时参考图</w:t>
      </w:r>
      <w:r>
        <w:rPr>
          <w:rFonts w:hint="eastAsia" w:ascii="Times New Roman" w:hAnsiTheme="minorEastAsia"/>
          <w:color w:val="000000"/>
          <w:kern w:val="0"/>
          <w:szCs w:val="24"/>
          <w:lang w:val="en-US" w:eastAsia="zh-CN"/>
        </w:rPr>
        <w:t>30和图31</w:t>
      </w:r>
      <w:r>
        <w:rPr>
          <w:rFonts w:hint="eastAsia" w:ascii="Times New Roman" w:hAnsiTheme="minorEastAsia"/>
          <w:color w:val="000000"/>
          <w:kern w:val="0"/>
          <w:szCs w:val="24"/>
          <w:lang w:eastAsia="zh-CN"/>
        </w:rPr>
        <w:t>选择相应的</w:t>
      </w:r>
      <w:r>
        <w:rPr>
          <w:rFonts w:hint="eastAsia" w:ascii="Times New Roman" w:hAnsi="Times New Roman"/>
          <w:color w:val="000000"/>
          <w:kern w:val="0"/>
          <w:szCs w:val="24"/>
        </w:rPr>
        <w:t>DHCPv6／PD</w:t>
      </w:r>
      <w:r>
        <w:rPr>
          <w:rFonts w:hint="eastAsia" w:ascii="Times New Roman" w:hAnsi="Times New Roman"/>
          <w:color w:val="000000"/>
          <w:kern w:val="0"/>
          <w:szCs w:val="24"/>
          <w:lang w:eastAsia="zh-CN"/>
        </w:rPr>
        <w:t>、</w:t>
      </w:r>
      <w:r>
        <w:rPr>
          <w:rFonts w:hint="eastAsia" w:ascii="Times New Roman" w:hAnsi="Times New Roman"/>
          <w:color w:val="000000"/>
          <w:kern w:val="0"/>
          <w:szCs w:val="24"/>
        </w:rPr>
        <w:t>Mode</w:t>
      </w:r>
      <w:r>
        <w:rPr>
          <w:rFonts w:hint="eastAsia" w:ascii="Times New Roman" w:hAnsi="Times New Roman"/>
          <w:color w:val="000000"/>
          <w:kern w:val="0"/>
          <w:szCs w:val="24"/>
          <w:lang w:eastAsia="zh-CN"/>
        </w:rPr>
        <w:t>等</w:t>
      </w:r>
      <w:r>
        <w:rPr>
          <w:rFonts w:hint="eastAsia" w:ascii="Times New Roman" w:hAnsiTheme="minorEastAsia"/>
          <w:color w:val="000000"/>
          <w:kern w:val="0"/>
          <w:szCs w:val="24"/>
        </w:rPr>
        <w:t>完成测试。</w:t>
      </w:r>
    </w:p>
    <w:p>
      <w:pPr>
        <w:widowControl/>
        <w:adjustRightInd w:val="0"/>
        <w:snapToGrid w:val="0"/>
        <w:spacing w:line="360" w:lineRule="auto"/>
        <w:rPr>
          <w:rFonts w:ascii="Times New Roman" w:hAnsi="Times New Roman"/>
          <w:color w:val="000000"/>
          <w:kern w:val="0"/>
          <w:szCs w:val="24"/>
        </w:rPr>
      </w:pPr>
      <w:r>
        <w:rPr>
          <w:rFonts w:ascii="Times New Roman" w:hAnsi="Times New Roman"/>
          <w:color w:val="000000"/>
          <w:kern w:val="0"/>
          <w:szCs w:val="24"/>
        </w:rPr>
        <w:drawing>
          <wp:inline distT="0" distB="0" distL="0" distR="0">
            <wp:extent cx="4872355" cy="1856105"/>
            <wp:effectExtent l="0" t="0" r="444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72355" cy="1856105"/>
                    </a:xfrm>
                    <a:prstGeom prst="rect">
                      <a:avLst/>
                    </a:prstGeom>
                    <a:noFill/>
                    <a:ln>
                      <a:noFill/>
                    </a:ln>
                  </pic:spPr>
                </pic:pic>
              </a:graphicData>
            </a:graphic>
          </wp:inline>
        </w:drawing>
      </w:r>
    </w:p>
    <w:p>
      <w:pPr>
        <w:widowControl/>
        <w:adjustRightInd w:val="0"/>
        <w:snapToGrid w:val="0"/>
        <w:spacing w:line="360" w:lineRule="auto"/>
        <w:jc w:val="center"/>
        <w:rPr>
          <w:rFonts w:ascii="Times New Roman" w:hAnsi="Times New Roman"/>
          <w:color w:val="000000"/>
          <w:kern w:val="0"/>
          <w:szCs w:val="24"/>
        </w:rPr>
      </w:pPr>
      <w:bookmarkStart w:id="71" w:name="OLE_LINK23"/>
      <w:bookmarkStart w:id="72" w:name="OLE_LINK24"/>
      <w:r>
        <w:rPr>
          <w:rFonts w:hint="eastAsia" w:ascii="Times New Roman" w:hAnsi="Times New Roman"/>
          <w:color w:val="000000"/>
          <w:kern w:val="0"/>
          <w:szCs w:val="24"/>
        </w:rPr>
        <w:t xml:space="preserve">图 </w:t>
      </w:r>
      <w:r>
        <w:rPr>
          <w:rFonts w:hint="eastAsia" w:ascii="Times New Roman" w:hAnsi="Times New Roman"/>
          <w:color w:val="000000"/>
          <w:kern w:val="0"/>
          <w:szCs w:val="24"/>
          <w:lang w:val="en-US" w:eastAsia="zh-CN"/>
        </w:rPr>
        <w:t>29</w:t>
      </w:r>
      <w:r>
        <w:rPr>
          <w:rFonts w:hint="eastAsia" w:ascii="Times New Roman" w:hAnsi="Times New Roman"/>
          <w:color w:val="000000"/>
          <w:kern w:val="0"/>
          <w:szCs w:val="24"/>
        </w:rPr>
        <w:t>　</w:t>
      </w:r>
      <w:bookmarkEnd w:id="71"/>
      <w:bookmarkEnd w:id="72"/>
      <w:r>
        <w:rPr>
          <w:rFonts w:ascii="Times New Roman" w:hAnsiTheme="minorEastAsia"/>
          <w:szCs w:val="24"/>
        </w:rPr>
        <w:t>模拟</w:t>
      </w:r>
      <w:r>
        <w:rPr>
          <w:rFonts w:ascii="Times New Roman" w:hAnsi="Times New Roman"/>
          <w:szCs w:val="24"/>
        </w:rPr>
        <w:t>DHCP</w:t>
      </w:r>
      <w:r>
        <w:rPr>
          <w:rFonts w:ascii="Times New Roman" w:hAnsiTheme="minorEastAsia"/>
          <w:szCs w:val="24"/>
        </w:rPr>
        <w:t>、</w:t>
      </w:r>
      <w:r>
        <w:rPr>
          <w:rFonts w:ascii="Times New Roman" w:hAnsi="Times New Roman"/>
          <w:szCs w:val="24"/>
        </w:rPr>
        <w:t>DHCPv6</w:t>
      </w:r>
      <w:r>
        <w:rPr>
          <w:rFonts w:ascii="Times New Roman" w:hAnsiTheme="minorEastAsia"/>
          <w:color w:val="000000"/>
          <w:kern w:val="0"/>
          <w:szCs w:val="24"/>
        </w:rPr>
        <w:t>添加</w:t>
      </w:r>
      <w:r>
        <w:rPr>
          <w:rFonts w:ascii="Times New Roman" w:hAnsi="Times New Roman"/>
          <w:color w:val="000000"/>
          <w:kern w:val="0"/>
          <w:szCs w:val="24"/>
        </w:rPr>
        <w:t>port</w:t>
      </w:r>
    </w:p>
    <w:p>
      <w:pPr>
        <w:widowControl/>
        <w:adjustRightInd w:val="0"/>
        <w:snapToGrid w:val="0"/>
        <w:spacing w:line="360" w:lineRule="auto"/>
        <w:jc w:val="center"/>
        <w:rPr>
          <w:rFonts w:ascii="Times New Roman" w:hAnsi="Times New Roman"/>
          <w:color w:val="000000"/>
          <w:kern w:val="0"/>
          <w:szCs w:val="24"/>
        </w:rPr>
      </w:pPr>
      <w:r>
        <w:rPr>
          <w:rFonts w:ascii="Times New Roman" w:hAnsi="Times New Roman"/>
          <w:color w:val="000000"/>
          <w:kern w:val="0"/>
          <w:szCs w:val="24"/>
        </w:rPr>
        <w:drawing>
          <wp:inline distT="0" distB="0" distL="0" distR="0">
            <wp:extent cx="4392295" cy="2289810"/>
            <wp:effectExtent l="0" t="0" r="8255" b="1524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392295" cy="2289810"/>
                    </a:xfrm>
                    <a:prstGeom prst="rect">
                      <a:avLst/>
                    </a:prstGeom>
                    <a:noFill/>
                    <a:ln>
                      <a:noFill/>
                    </a:ln>
                  </pic:spPr>
                </pic:pic>
              </a:graphicData>
            </a:graphic>
          </wp:inline>
        </w:drawing>
      </w:r>
    </w:p>
    <w:p>
      <w:pPr>
        <w:widowControl/>
        <w:adjustRightInd w:val="0"/>
        <w:snapToGrid w:val="0"/>
        <w:spacing w:line="360" w:lineRule="auto"/>
        <w:jc w:val="center"/>
        <w:rPr>
          <w:rFonts w:ascii="Times New Roman" w:hAnsi="Times New Roman"/>
          <w:color w:val="000000"/>
          <w:kern w:val="0"/>
          <w:szCs w:val="24"/>
        </w:rPr>
      </w:pPr>
      <w:r>
        <w:rPr>
          <w:rFonts w:hint="eastAsia" w:ascii="Times New Roman" w:hAnsi="Times New Roman"/>
          <w:color w:val="000000"/>
          <w:kern w:val="0"/>
          <w:szCs w:val="24"/>
        </w:rPr>
        <w:t>图</w:t>
      </w:r>
      <w:r>
        <w:rPr>
          <w:rFonts w:hint="eastAsia" w:ascii="Times New Roman" w:hAnsi="Times New Roman"/>
          <w:color w:val="000000"/>
          <w:kern w:val="0"/>
          <w:szCs w:val="24"/>
          <w:lang w:val="en-US" w:eastAsia="zh-CN"/>
        </w:rPr>
        <w:t>30</w:t>
      </w:r>
      <w:r>
        <w:rPr>
          <w:rFonts w:hint="eastAsia" w:ascii="Times New Roman" w:hAnsi="Times New Roman"/>
          <w:color w:val="000000"/>
          <w:kern w:val="0"/>
          <w:szCs w:val="24"/>
        </w:rPr>
        <w:t>　选择DHCPv6／PD去创建设备</w:t>
      </w:r>
    </w:p>
    <w:p>
      <w:pPr>
        <w:widowControl/>
        <w:adjustRightInd w:val="0"/>
        <w:snapToGrid w:val="0"/>
        <w:spacing w:line="360" w:lineRule="auto"/>
        <w:jc w:val="center"/>
        <w:rPr>
          <w:rFonts w:ascii="Times New Roman" w:hAnsi="Times New Roman"/>
          <w:color w:val="000000"/>
          <w:kern w:val="0"/>
          <w:szCs w:val="24"/>
        </w:rPr>
      </w:pPr>
      <w:r>
        <w:rPr>
          <w:rFonts w:ascii="Times New Roman" w:hAnsi="Times New Roman"/>
          <w:color w:val="000000"/>
          <w:kern w:val="0"/>
          <w:szCs w:val="24"/>
        </w:rPr>
        <w:drawing>
          <wp:inline distT="0" distB="0" distL="0" distR="0">
            <wp:extent cx="5413375" cy="2736850"/>
            <wp:effectExtent l="0" t="0" r="1587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6">
                      <a:extLst>
                        <a:ext uri="{28A0092B-C50C-407E-A947-70E740481C1C}">
                          <a14:useLocalDpi xmlns:a14="http://schemas.microsoft.com/office/drawing/2010/main" val="0"/>
                        </a:ext>
                      </a:extLst>
                    </a:blip>
                    <a:srcRect t="3735" r="-174"/>
                    <a:stretch>
                      <a:fillRect/>
                    </a:stretch>
                  </pic:blipFill>
                  <pic:spPr>
                    <a:xfrm>
                      <a:off x="0" y="0"/>
                      <a:ext cx="5413375" cy="2736850"/>
                    </a:xfrm>
                    <a:prstGeom prst="rect">
                      <a:avLst/>
                    </a:prstGeom>
                    <a:noFill/>
                    <a:ln>
                      <a:noFill/>
                    </a:ln>
                  </pic:spPr>
                </pic:pic>
              </a:graphicData>
            </a:graphic>
          </wp:inline>
        </w:drawing>
      </w:r>
    </w:p>
    <w:p>
      <w:pPr>
        <w:widowControl/>
        <w:adjustRightInd w:val="0"/>
        <w:snapToGrid w:val="0"/>
        <w:spacing w:line="360" w:lineRule="auto"/>
        <w:jc w:val="center"/>
        <w:rPr>
          <w:rFonts w:hint="eastAsia"/>
        </w:rPr>
      </w:pPr>
      <w:r>
        <w:rPr>
          <w:rFonts w:hint="eastAsia" w:ascii="Times New Roman" w:hAnsi="Times New Roman"/>
          <w:color w:val="000000"/>
          <w:kern w:val="0"/>
          <w:szCs w:val="24"/>
        </w:rPr>
        <w:t>图</w:t>
      </w:r>
      <w:r>
        <w:rPr>
          <w:rFonts w:hint="eastAsia" w:ascii="Times New Roman" w:hAnsi="Times New Roman"/>
          <w:color w:val="000000"/>
          <w:kern w:val="0"/>
          <w:szCs w:val="24"/>
          <w:lang w:val="en-US" w:eastAsia="zh-CN"/>
        </w:rPr>
        <w:t>31</w:t>
      </w:r>
      <w:r>
        <w:rPr>
          <w:rFonts w:hint="eastAsia" w:ascii="Times New Roman" w:hAnsi="Times New Roman"/>
          <w:color w:val="000000"/>
          <w:kern w:val="0"/>
          <w:szCs w:val="24"/>
        </w:rPr>
        <w:t>　选择相应的Mode去创建设备</w:t>
      </w:r>
    </w:p>
    <w:p>
      <w:pPr>
        <w:pStyle w:val="4"/>
        <w:rPr>
          <w:rFonts w:hint="eastAsia"/>
        </w:rPr>
      </w:pPr>
      <w:bookmarkStart w:id="73" w:name="_Toc16512"/>
      <w:r>
        <w:rPr>
          <w:rFonts w:hint="eastAsia"/>
        </w:rPr>
        <w:t>4.3.2 测试结果</w:t>
      </w:r>
      <w:bookmarkEnd w:id="73"/>
    </w:p>
    <w:p>
      <w:pPr>
        <w:numPr>
          <w:ilvl w:val="0"/>
          <w:numId w:val="3"/>
        </w:numPr>
        <w:autoSpaceDE w:val="0"/>
        <w:autoSpaceDN w:val="0"/>
        <w:adjustRightInd w:val="0"/>
        <w:snapToGrid w:val="0"/>
        <w:spacing w:line="360" w:lineRule="auto"/>
        <w:jc w:val="both"/>
        <w:rPr>
          <w:rFonts w:hint="eastAsia" w:ascii="Times New Roman" w:hAnsiTheme="minorEastAsia"/>
          <w:kern w:val="0"/>
          <w:szCs w:val="24"/>
        </w:rPr>
      </w:pPr>
      <w:r>
        <w:rPr>
          <w:rFonts w:hint="eastAsia" w:ascii="Times New Roman" w:hAnsiTheme="minorEastAsia"/>
          <w:kern w:val="0"/>
          <w:szCs w:val="24"/>
        </w:rPr>
        <w:t>通过</w:t>
      </w:r>
      <w:r>
        <w:rPr>
          <w:rFonts w:ascii="Times New Roman" w:hAnsiTheme="minorEastAsia"/>
          <w:kern w:val="0"/>
          <w:szCs w:val="24"/>
        </w:rPr>
        <w:t>改变上行通道调制方式</w:t>
      </w:r>
      <w:r>
        <w:rPr>
          <w:rFonts w:hint="eastAsia" w:ascii="Times New Roman" w:hAnsiTheme="minorEastAsia"/>
          <w:kern w:val="0"/>
          <w:szCs w:val="24"/>
        </w:rPr>
        <w:t>，查看上行行道的</w:t>
      </w:r>
      <w:r>
        <w:rPr>
          <w:rFonts w:hint="eastAsia" w:ascii="Times New Roman" w:hAnsiTheme="minorEastAsia"/>
          <w:kern w:val="0"/>
          <w:szCs w:val="24"/>
          <w:lang w:eastAsia="zh-CN"/>
        </w:rPr>
        <w:t>具体</w:t>
      </w:r>
      <w:r>
        <w:rPr>
          <w:rFonts w:hint="eastAsia" w:ascii="Times New Roman" w:hAnsiTheme="minorEastAsia"/>
          <w:kern w:val="0"/>
          <w:szCs w:val="24"/>
        </w:rPr>
        <w:t>接入交换</w:t>
      </w:r>
      <w:r>
        <w:rPr>
          <w:rFonts w:hint="eastAsia" w:ascii="Times New Roman" w:hAnsiTheme="minorEastAsia"/>
          <w:kern w:val="0"/>
          <w:szCs w:val="24"/>
          <w:lang w:eastAsia="zh-CN"/>
        </w:rPr>
        <w:t>内容，如表</w:t>
      </w:r>
      <w:r>
        <w:rPr>
          <w:rFonts w:hint="eastAsia" w:ascii="Times New Roman" w:hAnsiTheme="minorEastAsia"/>
          <w:kern w:val="0"/>
          <w:szCs w:val="24"/>
          <w:lang w:val="en-US" w:eastAsia="zh-CN"/>
        </w:rPr>
        <w:t>1、表2、表3和表4所示</w:t>
      </w:r>
      <w:r>
        <w:rPr>
          <w:rFonts w:hint="eastAsia" w:ascii="Times New Roman" w:hAnsiTheme="minorEastAsia"/>
          <w:kern w:val="0"/>
          <w:szCs w:val="24"/>
        </w:rPr>
        <w:t>：</w:t>
      </w:r>
    </w:p>
    <w:p>
      <w:pPr>
        <w:numPr>
          <w:ilvl w:val="0"/>
          <w:numId w:val="0"/>
        </w:numPr>
        <w:autoSpaceDE w:val="0"/>
        <w:autoSpaceDN w:val="0"/>
        <w:adjustRightInd w:val="0"/>
        <w:snapToGrid w:val="0"/>
        <w:spacing w:line="360" w:lineRule="auto"/>
        <w:jc w:val="center"/>
        <w:rPr>
          <w:rFonts w:ascii="Times New Roman" w:hAnsiTheme="minorEastAsia"/>
          <w:kern w:val="0"/>
          <w:szCs w:val="24"/>
        </w:rPr>
      </w:pPr>
      <w:r>
        <w:rPr>
          <w:rFonts w:hint="eastAsia" w:ascii="Times New Roman" w:hAnsiTheme="minorEastAsia"/>
          <w:kern w:val="0"/>
          <w:szCs w:val="24"/>
        </w:rPr>
        <w:t>表 1</w:t>
      </w:r>
      <w:r>
        <w:rPr>
          <w:rFonts w:ascii="Times New Roman" w:hAnsi="Times New Roman"/>
          <w:kern w:val="0"/>
          <w:szCs w:val="24"/>
        </w:rPr>
        <w:t xml:space="preserve">  CMTS</w:t>
      </w:r>
      <w:r>
        <w:rPr>
          <w:rFonts w:ascii="Times New Roman" w:hAnsiTheme="minorEastAsia"/>
          <w:kern w:val="0"/>
          <w:szCs w:val="24"/>
        </w:rPr>
        <w:t>上行通道功能测试</w:t>
      </w:r>
    </w:p>
    <w:tbl>
      <w:tblPr>
        <w:tblStyle w:val="20"/>
        <w:tblW w:w="852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bottom w:val="single" w:color="auto" w:sz="4" w:space="0"/>
            </w:tcBorders>
            <w:vAlign w:val="top"/>
          </w:tcPr>
          <w:p>
            <w:pPr>
              <w:numPr>
                <w:ilvl w:val="0"/>
                <w:numId w:val="0"/>
              </w:numPr>
              <w:autoSpaceDE w:val="0"/>
              <w:autoSpaceDN w:val="0"/>
              <w:adjustRightInd w:val="0"/>
              <w:snapToGrid w:val="0"/>
              <w:spacing w:line="360" w:lineRule="auto"/>
              <w:jc w:val="left"/>
              <w:rPr>
                <w:rFonts w:ascii="Times New Roman" w:hAnsiTheme="minorEastAsia"/>
                <w:kern w:val="0"/>
                <w:szCs w:val="24"/>
                <w:vertAlign w:val="baseline"/>
              </w:rPr>
            </w:pPr>
            <w:r>
              <w:rPr>
                <w:rFonts w:ascii="Times New Roman" w:hAnsiTheme="minorEastAsia"/>
                <w:kern w:val="0"/>
                <w:szCs w:val="24"/>
              </w:rPr>
              <w:t>测试编号：</w:t>
            </w:r>
            <w:r>
              <w:rPr>
                <w:rFonts w:hint="eastAsia" w:ascii="Times New Roman" w:hAnsi="Times New Roman"/>
                <w:kern w:val="0"/>
                <w:szCs w:val="24"/>
              </w:rPr>
              <w:t>1</w:t>
            </w:r>
            <w:r>
              <w:rPr>
                <w:rFonts w:ascii="Times New Roman" w:hAnsi="Times New Roman"/>
                <w:kern w:val="0"/>
                <w:szCs w:val="24"/>
              </w:rPr>
              <w:t xml:space="preserve">                     </w:t>
            </w:r>
            <w:r>
              <w:rPr>
                <w:rFonts w:hint="eastAsia" w:ascii="Times New Roman" w:hAnsi="Times New Roman"/>
                <w:kern w:val="0"/>
                <w:szCs w:val="24"/>
              </w:rPr>
              <w:t xml:space="preserve"> </w:t>
            </w:r>
            <w:r>
              <w:rPr>
                <w:rFonts w:ascii="Times New Roman" w:hAnsi="Times New Roman"/>
                <w:kern w:val="0"/>
                <w:szCs w:val="24"/>
              </w:rPr>
              <w:t xml:space="preserve"> </w:t>
            </w:r>
            <w:r>
              <w:rPr>
                <w:rFonts w:hint="eastAsia" w:ascii="Times New Roman" w:hAnsi="Times New Roman"/>
                <w:kern w:val="0"/>
                <w:szCs w:val="24"/>
              </w:rPr>
              <w:t xml:space="preserve"> </w:t>
            </w:r>
            <w:r>
              <w:rPr>
                <w:rFonts w:ascii="Times New Roman" w:hAnsiTheme="minorEastAsia"/>
                <w:kern w:val="0"/>
                <w:szCs w:val="24"/>
              </w:rPr>
              <w:t>测试日期：</w:t>
            </w:r>
            <w:r>
              <w:rPr>
                <w:rFonts w:ascii="Times New Roman" w:hAnsi="Times New Roman"/>
                <w:kern w:val="0"/>
                <w:szCs w:val="24"/>
              </w:rPr>
              <w:t> 2016/3/28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op w:val="single" w:color="auto" w:sz="4" w:space="0"/>
              <w:tl2br w:val="nil"/>
              <w:tr2bl w:val="nil"/>
            </w:tcBorders>
            <w:vAlign w:val="top"/>
          </w:tcPr>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项目：</w:t>
            </w:r>
            <w:r>
              <w:rPr>
                <w:rFonts w:ascii="Times New Roman" w:hAnsi="Times New Roman"/>
                <w:kern w:val="0"/>
                <w:szCs w:val="24"/>
              </w:rPr>
              <w:t> CMTS</w:t>
            </w:r>
            <w:r>
              <w:rPr>
                <w:rFonts w:ascii="Times New Roman" w:hAnsiTheme="minorEastAsia"/>
                <w:kern w:val="0"/>
                <w:szCs w:val="24"/>
              </w:rPr>
              <w:t>标准功能测试</w:t>
            </w:r>
            <w:r>
              <w:rPr>
                <w:rFonts w:ascii="Times New Roman" w:hAnsi="Times New Roman"/>
                <w:kern w:val="0"/>
                <w:szCs w:val="24"/>
              </w:rPr>
              <w:t> </w:t>
            </w:r>
            <w:r>
              <w:rPr>
                <w:rFonts w:hint="eastAsia" w:ascii="Times New Roman" w:hAnsi="Times New Roman"/>
                <w:kern w:val="0"/>
                <w:szCs w:val="24"/>
              </w:rPr>
              <w:t xml:space="preserve">           </w:t>
            </w:r>
            <w:r>
              <w:rPr>
                <w:rFonts w:ascii="Times New Roman" w:hAnsiTheme="minorEastAsia"/>
                <w:kern w:val="0"/>
                <w:szCs w:val="24"/>
              </w:rPr>
              <w:t>分项目：射频参数修改及操作测试</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测试子项目：</w:t>
            </w:r>
            <w:r>
              <w:rPr>
                <w:rFonts w:ascii="Times New Roman" w:hAnsi="Times New Roman"/>
                <w:kern w:val="0"/>
                <w:szCs w:val="24"/>
              </w:rPr>
              <w:t> </w:t>
            </w:r>
            <w:r>
              <w:rPr>
                <w:rFonts w:ascii="Times New Roman" w:hAnsiTheme="minorEastAsia"/>
                <w:kern w:val="0"/>
                <w:szCs w:val="24"/>
              </w:rPr>
              <w:t>改变上行通道调制方式</w:t>
            </w:r>
            <w:r>
              <w:rPr>
                <w:rFonts w:ascii="Times New Roman" w:hAnsi="Times New Roman"/>
                <w:kern w:val="0"/>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测试目的：</w:t>
            </w:r>
            <w:r>
              <w:rPr>
                <w:rFonts w:ascii="Times New Roman" w:hAnsi="Times New Roman"/>
                <w:kern w:val="0"/>
                <w:szCs w:val="24"/>
              </w:rPr>
              <w:t> </w:t>
            </w:r>
            <w:r>
              <w:rPr>
                <w:rFonts w:ascii="Times New Roman" w:hAnsiTheme="minorEastAsia"/>
                <w:kern w:val="0"/>
                <w:szCs w:val="24"/>
              </w:rPr>
              <w:t>测试是否能改变上行通道调制方式</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预置条件：</w:t>
            </w:r>
            <w:r>
              <w:rPr>
                <w:rFonts w:ascii="Times New Roman" w:hAnsi="Times New Roman"/>
                <w:kern w:val="0"/>
                <w:szCs w:val="24"/>
              </w:rPr>
              <w:t xml:space="preserve">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1</w:t>
            </w:r>
            <w:r>
              <w:rPr>
                <w:rFonts w:ascii="Times New Roman" w:hAnsiTheme="minorEastAsia"/>
                <w:kern w:val="0"/>
                <w:szCs w:val="24"/>
              </w:rPr>
              <w:t>、系统按标准配置正常运行；</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2</w:t>
            </w:r>
            <w:r>
              <w:rPr>
                <w:rFonts w:ascii="Times New Roman" w:hAnsiTheme="minorEastAsia"/>
                <w:kern w:val="0"/>
                <w:szCs w:val="24"/>
              </w:rPr>
              <w:t>、</w:t>
            </w:r>
            <w:r>
              <w:rPr>
                <w:rFonts w:ascii="Times New Roman" w:hAnsi="Times New Roman"/>
                <w:kern w:val="0"/>
                <w:szCs w:val="24"/>
              </w:rPr>
              <w:t>CMTS</w:t>
            </w:r>
            <w:r>
              <w:rPr>
                <w:rFonts w:ascii="Times New Roman" w:hAnsiTheme="minorEastAsia"/>
                <w:kern w:val="0"/>
                <w:szCs w:val="24"/>
              </w:rPr>
              <w:t>与控制台连接正常；</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3</w:t>
            </w:r>
            <w:r>
              <w:rPr>
                <w:rFonts w:ascii="Times New Roman" w:hAnsiTheme="minorEastAsia"/>
                <w:kern w:val="0"/>
                <w:szCs w:val="24"/>
              </w:rPr>
              <w:t>、以操作者或以上级别的用户登录；</w:t>
            </w:r>
          </w:p>
          <w:p>
            <w:pPr>
              <w:autoSpaceDE w:val="0"/>
              <w:autoSpaceDN w:val="0"/>
              <w:adjustRightInd w:val="0"/>
              <w:snapToGrid w:val="0"/>
              <w:spacing w:line="360" w:lineRule="auto"/>
              <w:jc w:val="both"/>
              <w:rPr>
                <w:rFonts w:ascii="Times New Roman" w:hAnsi="Times New Roman"/>
                <w:kern w:val="0"/>
                <w:sz w:val="24"/>
                <w:szCs w:val="24"/>
              </w:rPr>
            </w:pPr>
            <w:r>
              <w:rPr>
                <w:rFonts w:ascii="Times New Roman" w:hAnsiTheme="minorEastAsia"/>
                <w:kern w:val="0"/>
                <w:sz w:val="24"/>
                <w:szCs w:val="24"/>
              </w:rPr>
              <w:t>测试过程：</w:t>
            </w:r>
            <w:r>
              <w:rPr>
                <w:rFonts w:ascii="Times New Roman" w:hAnsi="Times New Roman"/>
                <w:kern w:val="0"/>
                <w:sz w:val="24"/>
                <w:szCs w:val="24"/>
              </w:rPr>
              <w:t> </w:t>
            </w:r>
          </w:p>
          <w:p>
            <w:pPr>
              <w:autoSpaceDE w:val="0"/>
              <w:autoSpaceDN w:val="0"/>
              <w:adjustRightInd w:val="0"/>
              <w:snapToGrid w:val="0"/>
              <w:spacing w:line="360" w:lineRule="auto"/>
              <w:jc w:val="both"/>
              <w:rPr>
                <w:rFonts w:ascii="Times New Roman" w:hAnsi="Times New Roman"/>
                <w:kern w:val="0"/>
                <w:sz w:val="24"/>
                <w:szCs w:val="24"/>
              </w:rPr>
            </w:pPr>
            <w:r>
              <w:rPr>
                <w:rFonts w:ascii="Times New Roman" w:hAnsi="Times New Roman"/>
                <w:kern w:val="0"/>
                <w:sz w:val="24"/>
                <w:szCs w:val="24"/>
              </w:rPr>
              <w:t>1</w:t>
            </w:r>
            <w:r>
              <w:rPr>
                <w:rFonts w:ascii="Times New Roman" w:hAnsiTheme="minorEastAsia"/>
                <w:kern w:val="0"/>
                <w:sz w:val="24"/>
                <w:szCs w:val="24"/>
              </w:rPr>
              <w:t>、命令查询上行通道的状态参数；</w:t>
            </w:r>
            <w:r>
              <w:rPr>
                <w:rFonts w:ascii="Times New Roman" w:hAnsi="Times New Roman"/>
                <w:kern w:val="0"/>
                <w:sz w:val="24"/>
                <w:szCs w:val="24"/>
              </w:rPr>
              <w:t> </w:t>
            </w:r>
          </w:p>
          <w:p>
            <w:pPr>
              <w:autoSpaceDE w:val="0"/>
              <w:autoSpaceDN w:val="0"/>
              <w:adjustRightInd w:val="0"/>
              <w:snapToGrid w:val="0"/>
              <w:spacing w:line="360" w:lineRule="auto"/>
              <w:jc w:val="both"/>
              <w:rPr>
                <w:rFonts w:ascii="Times New Roman" w:hAnsi="Times New Roman"/>
                <w:kern w:val="0"/>
                <w:sz w:val="24"/>
                <w:szCs w:val="24"/>
              </w:rPr>
            </w:pPr>
            <w:r>
              <w:rPr>
                <w:rFonts w:ascii="Times New Roman" w:hAnsi="Times New Roman"/>
                <w:kern w:val="0"/>
                <w:sz w:val="24"/>
                <w:szCs w:val="24"/>
              </w:rPr>
              <w:t>2</w:t>
            </w:r>
            <w:r>
              <w:rPr>
                <w:rFonts w:ascii="Times New Roman" w:hAnsiTheme="minorEastAsia"/>
                <w:kern w:val="0"/>
                <w:sz w:val="24"/>
                <w:szCs w:val="24"/>
              </w:rPr>
              <w:t>、用命令修改上行通道的状态参数中的上行通道调制方式参数（</w:t>
            </w:r>
            <w:r>
              <w:rPr>
                <w:rFonts w:ascii="Times New Roman" w:hAnsi="Times New Roman"/>
                <w:kern w:val="0"/>
                <w:sz w:val="24"/>
                <w:szCs w:val="24"/>
              </w:rPr>
              <w:t>QPSK</w:t>
            </w:r>
            <w:r>
              <w:rPr>
                <w:rFonts w:ascii="Times New Roman" w:hAnsiTheme="minorEastAsia"/>
                <w:kern w:val="0"/>
                <w:sz w:val="24"/>
                <w:szCs w:val="24"/>
              </w:rPr>
              <w:t>、</w:t>
            </w:r>
            <w:r>
              <w:rPr>
                <w:rFonts w:ascii="Times New Roman" w:hAnsi="Times New Roman"/>
                <w:kern w:val="0"/>
                <w:sz w:val="24"/>
                <w:szCs w:val="24"/>
              </w:rPr>
              <w:t>16 QAM</w:t>
            </w:r>
            <w:r>
              <w:rPr>
                <w:rFonts w:ascii="Times New Roman" w:hAnsiTheme="minorEastAsia"/>
                <w:kern w:val="0"/>
                <w:sz w:val="24"/>
                <w:szCs w:val="24"/>
              </w:rPr>
              <w:t>、</w:t>
            </w:r>
            <w:r>
              <w:rPr>
                <w:rFonts w:ascii="Times New Roman" w:hAnsi="Times New Roman"/>
                <w:kern w:val="0"/>
                <w:sz w:val="24"/>
                <w:szCs w:val="24"/>
              </w:rPr>
              <w:t>32 QAM</w:t>
            </w:r>
            <w:r>
              <w:rPr>
                <w:rFonts w:ascii="Times New Roman" w:hAnsiTheme="minorEastAsia"/>
                <w:kern w:val="0"/>
                <w:sz w:val="24"/>
                <w:szCs w:val="24"/>
              </w:rPr>
              <w:t>、</w:t>
            </w:r>
            <w:r>
              <w:rPr>
                <w:rFonts w:ascii="Times New Roman" w:hAnsi="Times New Roman"/>
                <w:kern w:val="0"/>
                <w:sz w:val="24"/>
                <w:szCs w:val="24"/>
              </w:rPr>
              <w:t>64QAM</w:t>
            </w:r>
            <w:r>
              <w:rPr>
                <w:rFonts w:ascii="Times New Roman" w:hAnsiTheme="minorEastAsia"/>
                <w:kern w:val="0"/>
                <w:sz w:val="24"/>
                <w:szCs w:val="24"/>
              </w:rPr>
              <w:t>）（在</w:t>
            </w:r>
            <w:r>
              <w:rPr>
                <w:rFonts w:ascii="Times New Roman" w:hAnsi="Times New Roman"/>
                <w:kern w:val="0"/>
                <w:sz w:val="24"/>
                <w:szCs w:val="24"/>
              </w:rPr>
              <w:t>SCDMA</w:t>
            </w:r>
            <w:r>
              <w:rPr>
                <w:rFonts w:ascii="Times New Roman" w:hAnsiTheme="minorEastAsia"/>
                <w:kern w:val="0"/>
                <w:sz w:val="24"/>
                <w:szCs w:val="24"/>
              </w:rPr>
              <w:t>上行通道另加</w:t>
            </w:r>
            <w:r>
              <w:rPr>
                <w:rFonts w:ascii="Times New Roman" w:hAnsi="Times New Roman"/>
                <w:kern w:val="0"/>
                <w:sz w:val="24"/>
                <w:szCs w:val="24"/>
              </w:rPr>
              <w:t>128QAM</w:t>
            </w:r>
            <w:r>
              <w:rPr>
                <w:rFonts w:ascii="Times New Roman" w:hAnsiTheme="minorEastAsia"/>
                <w:kern w:val="0"/>
                <w:sz w:val="24"/>
                <w:szCs w:val="24"/>
              </w:rPr>
              <w:t>调制方式）；</w:t>
            </w:r>
          </w:p>
          <w:p>
            <w:pPr>
              <w:autoSpaceDE w:val="0"/>
              <w:autoSpaceDN w:val="0"/>
              <w:adjustRightInd w:val="0"/>
              <w:snapToGrid w:val="0"/>
              <w:spacing w:line="360" w:lineRule="auto"/>
              <w:jc w:val="both"/>
              <w:rPr>
                <w:rFonts w:ascii="Times New Roman" w:hAnsi="Times New Roman"/>
                <w:kern w:val="0"/>
                <w:sz w:val="24"/>
                <w:szCs w:val="24"/>
              </w:rPr>
            </w:pPr>
            <w:r>
              <w:rPr>
                <w:rFonts w:ascii="Times New Roman" w:hAnsi="Times New Roman"/>
                <w:kern w:val="0"/>
                <w:sz w:val="24"/>
                <w:szCs w:val="24"/>
              </w:rPr>
              <w:t>3</w:t>
            </w:r>
            <w:r>
              <w:rPr>
                <w:rFonts w:ascii="Times New Roman" w:hAnsiTheme="minorEastAsia"/>
                <w:kern w:val="0"/>
                <w:sz w:val="24"/>
                <w:szCs w:val="24"/>
              </w:rPr>
              <w:t>、用命令查看上行通道中的上行通道调制方式参数；</w:t>
            </w:r>
            <w:r>
              <w:rPr>
                <w:rFonts w:ascii="Times New Roman" w:hAnsi="Times New Roman"/>
                <w:kern w:val="0"/>
                <w:sz w:val="24"/>
                <w:szCs w:val="24"/>
              </w:rPr>
              <w:t> </w:t>
            </w:r>
          </w:p>
          <w:p>
            <w:pPr>
              <w:numPr>
                <w:ilvl w:val="0"/>
                <w:numId w:val="4"/>
              </w:numPr>
              <w:autoSpaceDE w:val="0"/>
              <w:autoSpaceDN w:val="0"/>
              <w:adjustRightInd w:val="0"/>
              <w:snapToGrid w:val="0"/>
              <w:spacing w:line="360" w:lineRule="auto"/>
              <w:jc w:val="both"/>
              <w:rPr>
                <w:rFonts w:ascii="Times New Roman" w:hAnsi="Times New Roman"/>
                <w:kern w:val="0"/>
                <w:sz w:val="24"/>
                <w:szCs w:val="24"/>
              </w:rPr>
            </w:pPr>
            <w:r>
              <w:rPr>
                <w:rFonts w:ascii="Times New Roman" w:hAnsiTheme="minorEastAsia"/>
                <w:kern w:val="0"/>
                <w:sz w:val="24"/>
                <w:szCs w:val="24"/>
              </w:rPr>
              <w:t>分别查询在线</w:t>
            </w:r>
            <w:r>
              <w:rPr>
                <w:rFonts w:ascii="Times New Roman" w:hAnsi="Times New Roman"/>
                <w:kern w:val="0"/>
                <w:sz w:val="24"/>
                <w:szCs w:val="24"/>
              </w:rPr>
              <w:t>DOCSIS2.0</w:t>
            </w:r>
            <w:r>
              <w:rPr>
                <w:rFonts w:ascii="Times New Roman" w:hAnsiTheme="minorEastAsia"/>
                <w:kern w:val="0"/>
                <w:sz w:val="24"/>
                <w:szCs w:val="24"/>
              </w:rPr>
              <w:t>和</w:t>
            </w:r>
            <w:r>
              <w:rPr>
                <w:rFonts w:ascii="Times New Roman" w:hAnsi="Times New Roman"/>
                <w:kern w:val="0"/>
                <w:sz w:val="24"/>
                <w:szCs w:val="24"/>
              </w:rPr>
              <w:t>1.0</w:t>
            </w:r>
            <w:r>
              <w:rPr>
                <w:rFonts w:ascii="Times New Roman" w:hAnsiTheme="minorEastAsia"/>
                <w:kern w:val="0"/>
                <w:sz w:val="24"/>
                <w:szCs w:val="24"/>
              </w:rPr>
              <w:t>的</w:t>
            </w:r>
            <w:r>
              <w:rPr>
                <w:rFonts w:ascii="Times New Roman" w:hAnsi="Times New Roman"/>
                <w:kern w:val="0"/>
                <w:sz w:val="24"/>
                <w:szCs w:val="24"/>
              </w:rPr>
              <w:t>CM</w:t>
            </w:r>
            <w:r>
              <w:rPr>
                <w:rFonts w:ascii="Times New Roman" w:hAnsiTheme="minorEastAsia"/>
                <w:kern w:val="0"/>
                <w:sz w:val="24"/>
                <w:szCs w:val="24"/>
              </w:rPr>
              <w:t>实际的调制方式，和相应信息的变化；</w:t>
            </w:r>
            <w:r>
              <w:rPr>
                <w:rFonts w:ascii="Times New Roman" w:hAnsi="Times New Roman"/>
                <w:kern w:val="0"/>
                <w:sz w:val="24"/>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 w:val="24"/>
                <w:szCs w:val="24"/>
              </w:rPr>
              <w:t>5</w:t>
            </w:r>
            <w:r>
              <w:rPr>
                <w:rFonts w:ascii="Times New Roman" w:hAnsiTheme="minorEastAsia"/>
                <w:kern w:val="0"/>
                <w:sz w:val="24"/>
                <w:szCs w:val="24"/>
              </w:rPr>
              <w:t>、记录</w:t>
            </w:r>
            <w:r>
              <w:rPr>
                <w:rFonts w:ascii="Times New Roman" w:hAnsi="Times New Roman"/>
                <w:kern w:val="0"/>
                <w:sz w:val="24"/>
                <w:szCs w:val="24"/>
              </w:rPr>
              <w:t>SNR</w:t>
            </w:r>
            <w:r>
              <w:rPr>
                <w:rFonts w:ascii="Times New Roman" w:hAnsiTheme="minorEastAsia"/>
                <w:kern w:val="0"/>
                <w:sz w:val="24"/>
                <w:szCs w:val="24"/>
              </w:rPr>
              <w:t>；</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接收标准：</w:t>
            </w:r>
            <w:r>
              <w:rPr>
                <w:rFonts w:ascii="Times New Roman" w:hAnsi="Times New Roman"/>
                <w:kern w:val="0"/>
                <w:szCs w:val="24"/>
              </w:rPr>
              <w:t> </w:t>
            </w:r>
          </w:p>
          <w:p>
            <w:pPr>
              <w:numPr>
                <w:ilvl w:val="0"/>
                <w:numId w:val="5"/>
              </w:num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修改上行通道的状态参数中的上行通道调制方式参数成功；</w:t>
            </w:r>
            <w:r>
              <w:rPr>
                <w:rFonts w:ascii="Times New Roman" w:hAnsi="Times New Roman"/>
                <w:kern w:val="0"/>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2</w:t>
            </w:r>
            <w:r>
              <w:rPr>
                <w:rFonts w:ascii="Times New Roman" w:hAnsiTheme="minorEastAsia"/>
                <w:kern w:val="0"/>
                <w:szCs w:val="24"/>
              </w:rPr>
              <w:t>、确认在线</w:t>
            </w:r>
            <w:r>
              <w:rPr>
                <w:rFonts w:ascii="Times New Roman" w:hAnsi="Times New Roman"/>
                <w:kern w:val="0"/>
                <w:szCs w:val="24"/>
              </w:rPr>
              <w:t>CM</w:t>
            </w:r>
            <w:r>
              <w:rPr>
                <w:rFonts w:ascii="Times New Roman" w:hAnsiTheme="minorEastAsia"/>
                <w:kern w:val="0"/>
                <w:szCs w:val="24"/>
              </w:rPr>
              <w:t>不掉线；</w:t>
            </w:r>
            <w:r>
              <w:rPr>
                <w:rFonts w:ascii="Times New Roman" w:hAnsi="Times New Roman"/>
                <w:kern w:val="0"/>
                <w:szCs w:val="24"/>
              </w:rPr>
              <w:t> </w:t>
            </w:r>
          </w:p>
          <w:p>
            <w:pPr>
              <w:numPr>
                <w:ilvl w:val="0"/>
                <w:numId w:val="0"/>
              </w:numPr>
              <w:autoSpaceDE w:val="0"/>
              <w:autoSpaceDN w:val="0"/>
              <w:adjustRightInd w:val="0"/>
              <w:snapToGrid w:val="0"/>
              <w:spacing w:line="360" w:lineRule="auto"/>
              <w:jc w:val="left"/>
              <w:rPr>
                <w:rFonts w:ascii="Times New Roman" w:hAnsiTheme="minorEastAsia"/>
                <w:kern w:val="0"/>
                <w:szCs w:val="24"/>
                <w:vertAlign w:val="baseline"/>
              </w:rPr>
            </w:pPr>
            <w:r>
              <w:rPr>
                <w:rFonts w:ascii="Times New Roman" w:hAnsi="Times New Roman"/>
                <w:kern w:val="0"/>
                <w:szCs w:val="24"/>
              </w:rPr>
              <w:t>3</w:t>
            </w:r>
            <w:r>
              <w:rPr>
                <w:rFonts w:ascii="Times New Roman" w:hAnsiTheme="minorEastAsia"/>
                <w:kern w:val="0"/>
                <w:szCs w:val="24"/>
              </w:rPr>
              <w:t>、正常通信不受影响；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 w:hRule="atLeast"/>
        </w:trPr>
        <w:tc>
          <w:tcPr>
            <w:tcW w:w="8528" w:type="dxa"/>
            <w:tcBorders>
              <w:tl2br w:val="nil"/>
              <w:tr2bl w:val="nil"/>
            </w:tcBorders>
            <w:vAlign w:val="top"/>
          </w:tcPr>
          <w:p>
            <w:pPr>
              <w:pBdr>
                <w:bottom w:val="single" w:color="auto" w:sz="4" w:space="1"/>
              </w:pBdr>
              <w:autoSpaceDE w:val="0"/>
              <w:autoSpaceDN w:val="0"/>
              <w:adjustRightInd w:val="0"/>
              <w:snapToGrid w:val="0"/>
              <w:spacing w:line="360" w:lineRule="auto"/>
              <w:jc w:val="both"/>
              <w:rPr>
                <w:rFonts w:ascii="Times New Roman" w:hAnsiTheme="minorEastAsia"/>
                <w:kern w:val="0"/>
                <w:szCs w:val="24"/>
                <w:vertAlign w:val="baseline"/>
              </w:rPr>
            </w:pPr>
            <w:r>
              <w:rPr>
                <w:rFonts w:ascii="Times New Roman" w:hAnsiTheme="minorEastAsia"/>
                <w:kern w:val="0"/>
                <w:szCs w:val="24"/>
              </w:rPr>
              <w:t>测试结果与结论（</w:t>
            </w:r>
            <w:r>
              <w:rPr>
                <w:rFonts w:ascii="Times New Roman" w:hAnsi="Times New Roman"/>
                <w:kern w:val="0"/>
                <w:szCs w:val="24"/>
              </w:rPr>
              <w:t>TDMA</w:t>
            </w:r>
            <w:r>
              <w:rPr>
                <w:rFonts w:ascii="Times New Roman" w:hAnsiTheme="minorEastAsia"/>
                <w:kern w:val="0"/>
                <w:szCs w:val="24"/>
              </w:rPr>
              <w:t>与</w:t>
            </w:r>
            <w:r>
              <w:rPr>
                <w:rFonts w:ascii="Times New Roman" w:hAnsi="Times New Roman"/>
                <w:kern w:val="0"/>
                <w:szCs w:val="24"/>
              </w:rPr>
              <w:t>ATDMA</w:t>
            </w:r>
            <w:r>
              <w:rPr>
                <w:rFonts w:ascii="Times New Roman" w:hAnsiTheme="minorEastAsia"/>
                <w:kern w:val="0"/>
                <w:szCs w:val="24"/>
              </w:rPr>
              <w:t>混合上行通道）：</w:t>
            </w:r>
            <w:r>
              <w:rPr>
                <w:rFonts w:ascii="Times New Roman" w:hAnsi="Times New Roman"/>
                <w:kern w:val="0"/>
                <w:szCs w:val="24"/>
              </w:rPr>
              <w:t>  </w:t>
            </w:r>
            <w:r>
              <w:rPr>
                <w:rFonts w:ascii="Times New Roman" w:hAnsiTheme="minorEastAsia"/>
                <w:kern w:val="0"/>
                <w:szCs w:val="24"/>
              </w:rPr>
              <w:t>通过</w:t>
            </w:r>
          </w:p>
        </w:tc>
      </w:tr>
    </w:tbl>
    <w:p>
      <w:pPr>
        <w:numPr>
          <w:ilvl w:val="0"/>
          <w:numId w:val="0"/>
        </w:numPr>
        <w:autoSpaceDE w:val="0"/>
        <w:autoSpaceDN w:val="0"/>
        <w:adjustRightInd w:val="0"/>
        <w:snapToGrid w:val="0"/>
        <w:spacing w:line="360" w:lineRule="auto"/>
        <w:jc w:val="left"/>
        <w:rPr>
          <w:rFonts w:ascii="Times New Roman" w:hAnsiTheme="minorEastAsia"/>
          <w:kern w:val="0"/>
          <w:szCs w:val="24"/>
        </w:rPr>
      </w:pPr>
    </w:p>
    <w:p>
      <w:pPr>
        <w:numPr>
          <w:ilvl w:val="0"/>
          <w:numId w:val="0"/>
        </w:numPr>
        <w:autoSpaceDE w:val="0"/>
        <w:autoSpaceDN w:val="0"/>
        <w:adjustRightInd w:val="0"/>
        <w:snapToGrid w:val="0"/>
        <w:spacing w:line="360" w:lineRule="auto"/>
        <w:jc w:val="center"/>
        <w:rPr>
          <w:rFonts w:ascii="Times New Roman" w:hAnsiTheme="minorEastAsia"/>
          <w:kern w:val="0"/>
          <w:szCs w:val="24"/>
        </w:rPr>
      </w:pPr>
    </w:p>
    <w:p>
      <w:pPr>
        <w:numPr>
          <w:ilvl w:val="0"/>
          <w:numId w:val="0"/>
        </w:numPr>
        <w:autoSpaceDE w:val="0"/>
        <w:autoSpaceDN w:val="0"/>
        <w:adjustRightInd w:val="0"/>
        <w:snapToGrid w:val="0"/>
        <w:spacing w:line="360" w:lineRule="auto"/>
        <w:jc w:val="center"/>
        <w:rPr>
          <w:rFonts w:ascii="Times New Roman" w:hAnsiTheme="minorEastAsia"/>
          <w:kern w:val="0"/>
          <w:szCs w:val="24"/>
        </w:rPr>
      </w:pPr>
    </w:p>
    <w:p>
      <w:pPr>
        <w:numPr>
          <w:ilvl w:val="0"/>
          <w:numId w:val="0"/>
        </w:numPr>
        <w:autoSpaceDE w:val="0"/>
        <w:autoSpaceDN w:val="0"/>
        <w:adjustRightInd w:val="0"/>
        <w:snapToGrid w:val="0"/>
        <w:spacing w:line="360" w:lineRule="auto"/>
        <w:jc w:val="center"/>
        <w:rPr>
          <w:rFonts w:hint="eastAsia" w:ascii="Times New Roman" w:hAnsiTheme="minorEastAsia"/>
          <w:kern w:val="0"/>
          <w:szCs w:val="24"/>
        </w:rPr>
      </w:pPr>
    </w:p>
    <w:p>
      <w:pPr>
        <w:widowControl w:val="0"/>
        <w:pBdr>
          <w:top w:val="none" w:color="auto" w:sz="0" w:space="1"/>
          <w:left w:val="none" w:color="auto" w:sz="0" w:space="4"/>
          <w:bottom w:val="none" w:color="auto" w:sz="0" w:space="1"/>
          <w:right w:val="none" w:color="auto" w:sz="0" w:space="4"/>
          <w:between w:val="none" w:color="auto" w:sz="0" w:space="0"/>
        </w:pBdr>
        <w:autoSpaceDE w:val="0"/>
        <w:autoSpaceDN w:val="0"/>
        <w:adjustRightInd w:val="0"/>
        <w:snapToGrid w:val="0"/>
        <w:spacing w:line="360" w:lineRule="auto"/>
        <w:jc w:val="both"/>
        <w:rPr>
          <w:rFonts w:hint="eastAsia" w:ascii="Times New Roman" w:hAnsiTheme="minorEastAsia"/>
          <w:kern w:val="0"/>
          <w:szCs w:val="24"/>
        </w:rPr>
      </w:pPr>
    </w:p>
    <w:p>
      <w:pPr>
        <w:widowControl w:val="0"/>
        <w:pBdr>
          <w:top w:val="none" w:color="auto" w:sz="0" w:space="1"/>
          <w:left w:val="none" w:color="auto" w:sz="0" w:space="4"/>
          <w:bottom w:val="none" w:color="auto" w:sz="0" w:space="1"/>
          <w:right w:val="none" w:color="auto" w:sz="0" w:space="4"/>
          <w:between w:val="none" w:color="auto" w:sz="0" w:space="0"/>
        </w:pBdr>
        <w:autoSpaceDE w:val="0"/>
        <w:autoSpaceDN w:val="0"/>
        <w:adjustRightInd w:val="0"/>
        <w:snapToGrid w:val="0"/>
        <w:spacing w:line="360" w:lineRule="auto"/>
        <w:jc w:val="center"/>
        <w:rPr>
          <w:rFonts w:hint="eastAsia" w:ascii="Times New Roman" w:hAnsiTheme="minorEastAsia"/>
          <w:kern w:val="0"/>
          <w:szCs w:val="24"/>
        </w:rPr>
      </w:pPr>
      <w:r>
        <w:rPr>
          <w:rFonts w:hint="eastAsia" w:ascii="Times New Roman" w:hAnsiTheme="minorEastAsia"/>
          <w:kern w:val="0"/>
          <w:szCs w:val="24"/>
        </w:rPr>
        <w:t>表 2</w:t>
      </w:r>
      <w:r>
        <w:rPr>
          <w:rFonts w:ascii="Times New Roman" w:hAnsi="Times New Roman"/>
          <w:kern w:val="0"/>
          <w:szCs w:val="24"/>
        </w:rPr>
        <w:t xml:space="preserve">  CMTS</w:t>
      </w:r>
      <w:r>
        <w:rPr>
          <w:rFonts w:ascii="Times New Roman" w:hAnsiTheme="minorEastAsia"/>
          <w:kern w:val="0"/>
          <w:szCs w:val="24"/>
        </w:rPr>
        <w:t>上行通道功能测试</w:t>
      </w:r>
    </w:p>
    <w:tbl>
      <w:tblPr>
        <w:tblStyle w:val="20"/>
        <w:tblW w:w="8528" w:type="dxa"/>
        <w:tblInd w:w="0" w:type="dxa"/>
        <w:tblBorders>
          <w:top w:val="single" w:color="auto" w:sz="12" w:space="0"/>
          <w:left w:val="none" w:color="auto" w:sz="0" w:space="0"/>
          <w:bottom w:val="single" w:color="auto" w:sz="12" w:space="0"/>
          <w:right w:val="none" w:color="auto" w:sz="0" w:space="0"/>
          <w:insideH w:val="single" w:color="auto" w:sz="2" w:space="0"/>
          <w:insideV w:val="none" w:color="auto" w:sz="0" w:space="0"/>
        </w:tblBorders>
        <w:tblLayout w:type="fixed"/>
        <w:tblCellMar>
          <w:top w:w="0" w:type="dxa"/>
          <w:left w:w="108" w:type="dxa"/>
          <w:bottom w:w="0" w:type="dxa"/>
          <w:right w:w="108" w:type="dxa"/>
        </w:tblCellMar>
      </w:tblPr>
      <w:tblGrid>
        <w:gridCol w:w="8528"/>
      </w:tblGrid>
      <w:tr>
        <w:tblPrEx>
          <w:tblBorders>
            <w:top w:val="single" w:color="auto" w:sz="12" w:space="0"/>
            <w:left w:val="none" w:color="auto" w:sz="0" w:space="0"/>
            <w:bottom w:val="single" w:color="auto" w:sz="12" w:space="0"/>
            <w:right w:val="none" w:color="auto" w:sz="0" w:space="0"/>
            <w:insideH w:val="single" w:color="auto" w:sz="2"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bottom w:val="nil"/>
              <w:tl2br w:val="nil"/>
              <w:tr2bl w:val="nil"/>
            </w:tcBorders>
            <w:vAlign w:val="top"/>
          </w:tcPr>
          <w:p>
            <w:pPr>
              <w:pBdr>
                <w:top w:val="single" w:color="auto" w:sz="4" w:space="1"/>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初始设置为</w:t>
            </w:r>
            <w:r>
              <w:rPr>
                <w:rFonts w:ascii="Times New Roman" w:hAnsi="Times New Roman"/>
                <w:kern w:val="0"/>
                <w:szCs w:val="24"/>
              </w:rPr>
              <w:t>16QAM</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uBR10012#show contr cab 8/0/0 up1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1 is up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 33.008 MHz,</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 Channel Width 3.200 MHz, 16-QAM Symbol Rate 2.560 Msps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建一新</w:t>
            </w:r>
            <w:r>
              <w:rPr>
                <w:rFonts w:ascii="Times New Roman" w:hAnsi="Times New Roman"/>
                <w:kern w:val="0"/>
                <w:szCs w:val="24"/>
              </w:rPr>
              <w:t>MODU</w:t>
            </w:r>
            <w:r>
              <w:rPr>
                <w:rFonts w:ascii="Times New Roman" w:hAnsiTheme="minorEastAsia"/>
                <w:kern w:val="0"/>
                <w:szCs w:val="24"/>
              </w:rPr>
              <w:t>－</w:t>
            </w:r>
            <w:r>
              <w:rPr>
                <w:rFonts w:ascii="Times New Roman" w:hAnsi="Times New Roman"/>
                <w:kern w:val="0"/>
                <w:szCs w:val="24"/>
              </w:rPr>
              <w:t>PROFILE 125</w:t>
            </w:r>
            <w:r>
              <w:rPr>
                <w:rFonts w:ascii="Times New Roman" w:hAnsiTheme="minorEastAsia"/>
                <w:kern w:val="0"/>
                <w:szCs w:val="24"/>
              </w:rPr>
              <w:t>，并在</w:t>
            </w:r>
            <w:r>
              <w:rPr>
                <w:rFonts w:ascii="Times New Roman" w:hAnsi="Times New Roman"/>
                <w:kern w:val="0"/>
                <w:szCs w:val="24"/>
              </w:rPr>
              <w:t>UP1</w:t>
            </w:r>
            <w:r>
              <w:rPr>
                <w:rFonts w:ascii="Times New Roman" w:hAnsiTheme="minorEastAsia"/>
                <w:kern w:val="0"/>
                <w:szCs w:val="24"/>
              </w:rPr>
              <w:t>上应用</w:t>
            </w:r>
            <w:r>
              <w:rPr>
                <w:rFonts w:ascii="Times New Roman" w:hAnsi="Times New Roman"/>
                <w:kern w:val="0"/>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 modulation-profile 125 QPSK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uBR10012(config-if)#cab up 1 modulation-profile 125</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uBR10012#show cont ca</w:t>
            </w:r>
            <w:r>
              <w:rPr>
                <w:rFonts w:hint="eastAsia" w:ascii="Times New Roman" w:hAnsi="Times New Roman"/>
                <w:kern w:val="0"/>
                <w:szCs w:val="24"/>
                <w:lang w:val="en-US" w:eastAsia="zh-CN"/>
              </w:rPr>
              <w:t>b</w:t>
            </w:r>
            <w:r>
              <w:rPr>
                <w:rFonts w:ascii="Times New Roman" w:hAnsi="Times New Roman"/>
                <w:kern w:val="0"/>
                <w:szCs w:val="24"/>
              </w:rPr>
              <w:t> 8/0/0 up 1</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1 is up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 33.008 MHz, Channel Width 3.200 MHz, QPSK Symbol Rate 2.560Msps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Modulation Profile Group 125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通过</w:t>
            </w:r>
            <w:r>
              <w:rPr>
                <w:rFonts w:ascii="Times New Roman" w:hAnsi="Times New Roman"/>
                <w:kern w:val="0"/>
                <w:szCs w:val="24"/>
              </w:rPr>
              <w:t>WEB</w:t>
            </w:r>
            <w:r>
              <w:rPr>
                <w:rFonts w:ascii="Times New Roman" w:hAnsiTheme="minorEastAsia"/>
                <w:kern w:val="0"/>
                <w:szCs w:val="24"/>
              </w:rPr>
              <w:t>查看</w:t>
            </w:r>
            <w:r>
              <w:rPr>
                <w:rFonts w:ascii="Times New Roman" w:hAnsi="Times New Roman"/>
                <w:kern w:val="0"/>
                <w:szCs w:val="24"/>
              </w:rPr>
              <w:t>CM</w:t>
            </w:r>
            <w:r>
              <w:rPr>
                <w:rFonts w:ascii="Times New Roman" w:hAnsiTheme="minorEastAsia"/>
                <w:kern w:val="0"/>
                <w:szCs w:val="24"/>
              </w:rPr>
              <w:t>信息，其上行变为</w:t>
            </w:r>
            <w:r>
              <w:rPr>
                <w:rFonts w:ascii="Times New Roman" w:hAnsi="Times New Roman"/>
                <w:kern w:val="0"/>
                <w:szCs w:val="24"/>
              </w:rPr>
              <w:t>QPSK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建一新</w:t>
            </w:r>
            <w:r>
              <w:rPr>
                <w:rFonts w:ascii="Times New Roman" w:hAnsi="Times New Roman"/>
                <w:kern w:val="0"/>
                <w:szCs w:val="24"/>
              </w:rPr>
              <w:t>MODU</w:t>
            </w:r>
            <w:r>
              <w:rPr>
                <w:rFonts w:ascii="Times New Roman" w:hAnsiTheme="minorEastAsia"/>
                <w:kern w:val="0"/>
                <w:szCs w:val="24"/>
              </w:rPr>
              <w:t>－</w:t>
            </w:r>
            <w:r>
              <w:rPr>
                <w:rFonts w:ascii="Times New Roman" w:hAnsi="Times New Roman"/>
                <w:kern w:val="0"/>
                <w:szCs w:val="24"/>
              </w:rPr>
              <w:t>PROFILE 126</w:t>
            </w:r>
            <w:r>
              <w:rPr>
                <w:rFonts w:ascii="Times New Roman" w:hAnsiTheme="minorEastAsia"/>
                <w:kern w:val="0"/>
                <w:szCs w:val="24"/>
              </w:rPr>
              <w:t>，并在</w:t>
            </w:r>
            <w:r>
              <w:rPr>
                <w:rFonts w:ascii="Times New Roman" w:hAnsi="Times New Roman"/>
                <w:kern w:val="0"/>
                <w:szCs w:val="24"/>
              </w:rPr>
              <w:t>UP1</w:t>
            </w:r>
            <w:r>
              <w:rPr>
                <w:rFonts w:ascii="Times New Roman" w:hAnsiTheme="minorEastAsia"/>
                <w:kern w:val="0"/>
                <w:szCs w:val="24"/>
              </w:rPr>
              <w:t>上应用</w:t>
            </w:r>
            <w:r>
              <w:rPr>
                <w:rFonts w:ascii="Times New Roman" w:hAnsi="Times New Roman"/>
                <w:kern w:val="0"/>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Cablemodulation-profile 126 QAM</w:t>
            </w:r>
            <w:r>
              <w:rPr>
                <w:rFonts w:ascii="Times New Roman" w:hAnsiTheme="minorEastAsia"/>
                <w:kern w:val="0"/>
                <w:szCs w:val="24"/>
              </w:rPr>
              <w:t>－</w:t>
            </w:r>
            <w:r>
              <w:rPr>
                <w:rFonts w:ascii="Times New Roman" w:hAnsi="Times New Roman"/>
                <w:kern w:val="0"/>
                <w:szCs w:val="24"/>
              </w:rPr>
              <w:t>16</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uBR10012#show cont ca</w:t>
            </w:r>
            <w:r>
              <w:rPr>
                <w:rFonts w:hint="eastAsia" w:ascii="Times New Roman" w:hAnsi="Times New Roman"/>
                <w:kern w:val="0"/>
                <w:szCs w:val="24"/>
                <w:lang w:val="en-US" w:eastAsia="zh-CN"/>
              </w:rPr>
              <w:t>b</w:t>
            </w:r>
            <w:r>
              <w:rPr>
                <w:rFonts w:ascii="Times New Roman" w:hAnsi="Times New Roman"/>
                <w:kern w:val="0"/>
                <w:szCs w:val="24"/>
              </w:rPr>
              <w:t> 8/0/0 up 1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1 is up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Frequency33.008 MHz,</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Channel Width 3.200 MHz,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16 Symbol Rate 2.560 Msps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Modulation Profile Group 126 </w:t>
            </w:r>
          </w:p>
          <w:p>
            <w:pPr>
              <w:autoSpaceDE w:val="0"/>
              <w:autoSpaceDN w:val="0"/>
              <w:adjustRightInd w:val="0"/>
              <w:snapToGrid w:val="0"/>
              <w:spacing w:line="360" w:lineRule="auto"/>
              <w:jc w:val="both"/>
              <w:rPr>
                <w:rFonts w:hint="eastAsia" w:ascii="Times New Roman" w:hAnsiTheme="minorEastAsia"/>
                <w:kern w:val="0"/>
                <w:szCs w:val="24"/>
                <w:vertAlign w:val="baseline"/>
              </w:rPr>
            </w:pPr>
            <w:r>
              <w:rPr>
                <w:rFonts w:ascii="Times New Roman" w:hAnsiTheme="minorEastAsia"/>
                <w:kern w:val="0"/>
                <w:szCs w:val="24"/>
              </w:rPr>
              <w:t>通过</w:t>
            </w:r>
            <w:r>
              <w:rPr>
                <w:rFonts w:ascii="Times New Roman" w:hAnsi="Times New Roman"/>
                <w:kern w:val="0"/>
                <w:szCs w:val="24"/>
              </w:rPr>
              <w:t>WEB</w:t>
            </w:r>
            <w:r>
              <w:rPr>
                <w:rFonts w:ascii="Times New Roman" w:hAnsiTheme="minorEastAsia"/>
                <w:kern w:val="0"/>
                <w:szCs w:val="24"/>
              </w:rPr>
              <w:t>查看</w:t>
            </w:r>
            <w:r>
              <w:rPr>
                <w:rFonts w:ascii="Times New Roman" w:hAnsi="Times New Roman"/>
                <w:kern w:val="0"/>
                <w:szCs w:val="24"/>
              </w:rPr>
              <w:t>CM</w:t>
            </w:r>
            <w:r>
              <w:rPr>
                <w:rFonts w:ascii="Times New Roman" w:hAnsiTheme="minorEastAsia"/>
                <w:kern w:val="0"/>
                <w:szCs w:val="24"/>
              </w:rPr>
              <w:t>信息，其上行变为</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16 </w:t>
            </w:r>
          </w:p>
        </w:tc>
      </w:tr>
      <w:tr>
        <w:tblPrEx>
          <w:tblBorders>
            <w:top w:val="single" w:color="auto" w:sz="12" w:space="0"/>
            <w:left w:val="none" w:color="auto" w:sz="0" w:space="0"/>
            <w:bottom w:val="single" w:color="auto" w:sz="12" w:space="0"/>
            <w:right w:val="none" w:color="auto" w:sz="0" w:space="0"/>
            <w:insideH w:val="single" w:color="auto" w:sz="2"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op w:val="nil"/>
            </w:tcBorders>
            <w:vAlign w:val="top"/>
          </w:tcPr>
          <w:p>
            <w:pPr>
              <w:autoSpaceDE w:val="0"/>
              <w:autoSpaceDN w:val="0"/>
              <w:adjustRightInd w:val="0"/>
              <w:snapToGrid w:val="0"/>
              <w:spacing w:line="360" w:lineRule="auto"/>
              <w:jc w:val="both"/>
              <w:rPr>
                <w:rFonts w:hint="eastAsia" w:ascii="Times New Roman" w:hAnsiTheme="minorEastAsia"/>
                <w:kern w:val="0"/>
                <w:szCs w:val="24"/>
                <w:lang w:val="en-US" w:eastAsia="zh-CN"/>
              </w:rPr>
            </w:pPr>
            <w:r>
              <w:rPr>
                <w:rFonts w:ascii="Times New Roman" w:hAnsiTheme="minorEastAsia"/>
                <w:kern w:val="0"/>
                <w:szCs w:val="24"/>
              </w:rPr>
              <w:t>结论</w:t>
            </w:r>
            <w:r>
              <w:rPr>
                <w:rFonts w:hint="eastAsia" w:ascii="Times New Roman" w:hAnsiTheme="minorEastAsia"/>
                <w:kern w:val="0"/>
                <w:szCs w:val="24"/>
                <w:lang w:val="en-US" w:eastAsia="zh-CN"/>
              </w:rPr>
              <w:t>:</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在</w:t>
            </w:r>
            <w:r>
              <w:rPr>
                <w:rFonts w:ascii="Times New Roman" w:hAnsi="Times New Roman"/>
                <w:kern w:val="0"/>
                <w:szCs w:val="24"/>
              </w:rPr>
              <w:t>QPSK</w:t>
            </w:r>
            <w:r>
              <w:rPr>
                <w:rFonts w:ascii="Times New Roman" w:hAnsiTheme="minorEastAsia"/>
                <w:kern w:val="0"/>
                <w:szCs w:val="24"/>
              </w:rPr>
              <w:t>与</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16</w:t>
            </w:r>
            <w:r>
              <w:rPr>
                <w:rFonts w:ascii="Times New Roman" w:hAnsiTheme="minorEastAsia"/>
                <w:kern w:val="0"/>
                <w:szCs w:val="24"/>
              </w:rPr>
              <w:t>调制方式下变换，</w:t>
            </w:r>
            <w:r>
              <w:rPr>
                <w:rFonts w:ascii="Times New Roman" w:hAnsi="Times New Roman"/>
                <w:kern w:val="0"/>
                <w:szCs w:val="24"/>
              </w:rPr>
              <w:t>CM</w:t>
            </w:r>
            <w:r>
              <w:rPr>
                <w:rFonts w:ascii="Times New Roman" w:hAnsiTheme="minorEastAsia"/>
                <w:kern w:val="0"/>
                <w:szCs w:val="24"/>
              </w:rPr>
              <w:t>不掉线，</w:t>
            </w:r>
            <w:r>
              <w:rPr>
                <w:rFonts w:ascii="Times New Roman" w:hAnsi="Times New Roman"/>
                <w:kern w:val="0"/>
                <w:szCs w:val="24"/>
              </w:rPr>
              <w:t>CPE</w:t>
            </w:r>
            <w:r>
              <w:rPr>
                <w:rFonts w:ascii="Times New Roman" w:hAnsiTheme="minorEastAsia"/>
                <w:kern w:val="0"/>
                <w:szCs w:val="24"/>
              </w:rPr>
              <w:t>通讯不受影响。</w:t>
            </w:r>
            <w:r>
              <w:rPr>
                <w:rFonts w:ascii="Times New Roman" w:hAnsi="Times New Roman"/>
                <w:kern w:val="0"/>
                <w:szCs w:val="24"/>
              </w:rPr>
              <w:t> </w:t>
            </w:r>
          </w:p>
          <w:p>
            <w:pPr>
              <w:pBdr>
                <w:bottom w:val="single" w:color="auto" w:sz="4" w:space="1"/>
              </w:pBdr>
              <w:autoSpaceDE w:val="0"/>
              <w:autoSpaceDN w:val="0"/>
              <w:adjustRightInd w:val="0"/>
              <w:snapToGrid w:val="0"/>
              <w:spacing w:line="360" w:lineRule="auto"/>
              <w:jc w:val="both"/>
              <w:rPr>
                <w:rFonts w:hint="eastAsia" w:ascii="Times New Roman" w:hAnsiTheme="minorEastAsia"/>
                <w:kern w:val="0"/>
                <w:szCs w:val="24"/>
                <w:vertAlign w:val="baseline"/>
              </w:rPr>
            </w:pPr>
            <w:r>
              <w:rPr>
                <w:rFonts w:ascii="Times New Roman" w:hAnsiTheme="minorEastAsia"/>
                <w:kern w:val="0"/>
                <w:szCs w:val="24"/>
              </w:rPr>
              <w:t>测试结果与结论（</w:t>
            </w:r>
            <w:r>
              <w:rPr>
                <w:rFonts w:ascii="Times New Roman" w:hAnsi="Times New Roman"/>
                <w:kern w:val="0"/>
                <w:szCs w:val="24"/>
              </w:rPr>
              <w:t>ATDMA</w:t>
            </w:r>
            <w:r>
              <w:rPr>
                <w:rFonts w:ascii="Times New Roman" w:hAnsiTheme="minorEastAsia"/>
                <w:kern w:val="0"/>
                <w:szCs w:val="24"/>
              </w:rPr>
              <w:t>上行通道）：</w:t>
            </w:r>
            <w:r>
              <w:rPr>
                <w:rFonts w:ascii="Times New Roman" w:hAnsi="Times New Roman"/>
                <w:kern w:val="0"/>
                <w:szCs w:val="24"/>
              </w:rPr>
              <w:t>  </w:t>
            </w:r>
            <w:r>
              <w:rPr>
                <w:rFonts w:ascii="Times New Roman" w:hAnsiTheme="minorEastAsia"/>
                <w:kern w:val="0"/>
                <w:szCs w:val="24"/>
              </w:rPr>
              <w:t>通过</w:t>
            </w:r>
          </w:p>
        </w:tc>
      </w:tr>
    </w:tbl>
    <w:p>
      <w:pPr>
        <w:numPr>
          <w:ilvl w:val="0"/>
          <w:numId w:val="0"/>
        </w:numPr>
        <w:autoSpaceDE w:val="0"/>
        <w:autoSpaceDN w:val="0"/>
        <w:adjustRightInd w:val="0"/>
        <w:snapToGrid w:val="0"/>
        <w:spacing w:line="360" w:lineRule="auto"/>
        <w:jc w:val="center"/>
        <w:rPr>
          <w:rFonts w:hint="eastAsia" w:ascii="Times New Roman" w:hAnsiTheme="minorEastAsia"/>
          <w:kern w:val="0"/>
          <w:szCs w:val="24"/>
        </w:rPr>
      </w:pPr>
    </w:p>
    <w:p>
      <w:pPr>
        <w:numPr>
          <w:ilvl w:val="0"/>
          <w:numId w:val="0"/>
        </w:numPr>
        <w:autoSpaceDE w:val="0"/>
        <w:autoSpaceDN w:val="0"/>
        <w:adjustRightInd w:val="0"/>
        <w:snapToGrid w:val="0"/>
        <w:spacing w:line="360" w:lineRule="auto"/>
        <w:jc w:val="center"/>
        <w:rPr>
          <w:rFonts w:hint="eastAsia" w:ascii="Times New Roman" w:hAnsiTheme="minorEastAsia"/>
          <w:kern w:val="0"/>
          <w:szCs w:val="24"/>
        </w:rPr>
      </w:pPr>
    </w:p>
    <w:p>
      <w:pPr>
        <w:numPr>
          <w:ilvl w:val="0"/>
          <w:numId w:val="0"/>
        </w:numPr>
        <w:autoSpaceDE w:val="0"/>
        <w:autoSpaceDN w:val="0"/>
        <w:adjustRightInd w:val="0"/>
        <w:snapToGrid w:val="0"/>
        <w:spacing w:line="360" w:lineRule="auto"/>
        <w:jc w:val="center"/>
        <w:rPr>
          <w:rFonts w:hint="eastAsia" w:ascii="Times New Roman" w:hAnsiTheme="minorEastAsia"/>
          <w:kern w:val="0"/>
          <w:szCs w:val="24"/>
        </w:rPr>
      </w:pPr>
    </w:p>
    <w:p>
      <w:pPr>
        <w:numPr>
          <w:ilvl w:val="0"/>
          <w:numId w:val="0"/>
        </w:numPr>
        <w:autoSpaceDE w:val="0"/>
        <w:autoSpaceDN w:val="0"/>
        <w:adjustRightInd w:val="0"/>
        <w:snapToGrid w:val="0"/>
        <w:spacing w:line="360" w:lineRule="auto"/>
        <w:jc w:val="center"/>
        <w:rPr>
          <w:rFonts w:hint="eastAsia" w:ascii="Times New Roman" w:hAnsiTheme="minorEastAsia"/>
          <w:kern w:val="0"/>
          <w:szCs w:val="24"/>
        </w:rPr>
      </w:pPr>
    </w:p>
    <w:p>
      <w:pPr>
        <w:numPr>
          <w:ilvl w:val="0"/>
          <w:numId w:val="0"/>
        </w:numPr>
        <w:autoSpaceDE w:val="0"/>
        <w:autoSpaceDN w:val="0"/>
        <w:adjustRightInd w:val="0"/>
        <w:snapToGrid w:val="0"/>
        <w:spacing w:line="360" w:lineRule="auto"/>
        <w:jc w:val="both"/>
        <w:rPr>
          <w:rFonts w:hint="eastAsia" w:ascii="Times New Roman" w:hAnsiTheme="minorEastAsia"/>
          <w:kern w:val="0"/>
          <w:szCs w:val="24"/>
        </w:rPr>
      </w:pPr>
    </w:p>
    <w:p>
      <w:pPr>
        <w:numPr>
          <w:ilvl w:val="0"/>
          <w:numId w:val="0"/>
        </w:numPr>
        <w:autoSpaceDE w:val="0"/>
        <w:autoSpaceDN w:val="0"/>
        <w:adjustRightInd w:val="0"/>
        <w:snapToGrid w:val="0"/>
        <w:spacing w:line="360" w:lineRule="auto"/>
        <w:jc w:val="both"/>
        <w:rPr>
          <w:rFonts w:hint="eastAsia" w:ascii="Times New Roman" w:hAnsiTheme="minorEastAsia"/>
          <w:kern w:val="0"/>
          <w:szCs w:val="24"/>
        </w:rPr>
      </w:pPr>
    </w:p>
    <w:p>
      <w:pPr>
        <w:autoSpaceDE w:val="0"/>
        <w:autoSpaceDN w:val="0"/>
        <w:adjustRightInd w:val="0"/>
        <w:snapToGrid w:val="0"/>
        <w:spacing w:line="360" w:lineRule="auto"/>
        <w:jc w:val="center"/>
        <w:rPr>
          <w:rFonts w:ascii="Times New Roman" w:hAnsiTheme="minorEastAsia"/>
          <w:kern w:val="0"/>
          <w:szCs w:val="24"/>
        </w:rPr>
      </w:pPr>
      <w:r>
        <w:rPr>
          <w:rFonts w:hint="eastAsia" w:ascii="Times New Roman" w:hAnsiTheme="minorEastAsia"/>
          <w:kern w:val="0"/>
          <w:szCs w:val="24"/>
        </w:rPr>
        <w:t>表 3</w:t>
      </w:r>
      <w:r>
        <w:rPr>
          <w:rFonts w:ascii="Times New Roman" w:hAnsi="Times New Roman"/>
          <w:kern w:val="0"/>
          <w:szCs w:val="24"/>
        </w:rPr>
        <w:t xml:space="preserve">  CMTS</w:t>
      </w:r>
      <w:r>
        <w:rPr>
          <w:rFonts w:ascii="Times New Roman" w:hAnsiTheme="minorEastAsia"/>
          <w:kern w:val="0"/>
          <w:szCs w:val="24"/>
        </w:rPr>
        <w:t>上行通道功能测试</w:t>
      </w:r>
    </w:p>
    <w:tbl>
      <w:tblPr>
        <w:tblStyle w:val="20"/>
        <w:tblW w:w="8528"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9" w:hRule="atLeast"/>
        </w:trPr>
        <w:tc>
          <w:tcPr>
            <w:tcW w:w="8528" w:type="dxa"/>
            <w:tcBorders>
              <w:bottom w:val="nil"/>
            </w:tcBorders>
            <w:vAlign w:val="top"/>
          </w:tcPr>
          <w:p>
            <w:pPr>
              <w:pBdr>
                <w:top w:val="single" w:color="auto" w:sz="4" w:space="1"/>
                <w:bottom w:val="single" w:color="auto" w:sz="4" w:space="1"/>
              </w:pBdr>
              <w:autoSpaceDE w:val="0"/>
              <w:autoSpaceDN w:val="0"/>
              <w:adjustRightInd w:val="0"/>
              <w:snapToGrid w:val="0"/>
              <w:spacing w:line="360" w:lineRule="auto"/>
              <w:jc w:val="both"/>
              <w:rPr>
                <w:rFonts w:ascii="Times New Roman" w:hAnsiTheme="minorEastAsia"/>
                <w:kern w:val="0"/>
                <w:szCs w:val="24"/>
                <w:vertAlign w:val="baseline"/>
              </w:rPr>
            </w:pPr>
            <w:r>
              <w:rPr>
                <w:rFonts w:ascii="Times New Roman" w:hAnsiTheme="minorEastAsia"/>
                <w:kern w:val="0"/>
                <w:szCs w:val="24"/>
              </w:rPr>
              <w:t>原始设置为</w:t>
            </w:r>
            <w:r>
              <w:rPr>
                <w:rFonts w:hint="eastAsia" w:ascii="Times New Roman" w:hAnsiTheme="minorEastAsia"/>
                <w:kern w:val="0"/>
                <w:szCs w:val="24"/>
              </w:rPr>
              <w:t>64</w:t>
            </w:r>
            <w:r>
              <w:rPr>
                <w:rFonts w:ascii="Times New Roman" w:hAnsi="Times New Roman"/>
                <w:kern w:val="0"/>
                <w:szCs w:val="24"/>
              </w:rPr>
              <w:t>QAM</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op w:val="nil"/>
              <w:tl2br w:val="nil"/>
              <w:tr2bl w:val="nil"/>
            </w:tcBorders>
            <w:vAlign w:val="top"/>
          </w:tcPr>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uBR10012(config-if)#do show contr ca</w:t>
            </w:r>
            <w:r>
              <w:rPr>
                <w:rFonts w:hint="eastAsia" w:ascii="Times New Roman" w:hAnsi="Times New Roman"/>
                <w:kern w:val="0"/>
                <w:szCs w:val="24"/>
                <w:lang w:val="en-US" w:eastAsia="zh-CN"/>
              </w:rPr>
              <w:t>b</w:t>
            </w:r>
            <w:r>
              <w:rPr>
                <w:rFonts w:ascii="Times New Roman" w:hAnsi="Times New Roman"/>
                <w:kern w:val="0"/>
                <w:szCs w:val="24"/>
              </w:rPr>
              <w:t> 8/0/0 up 0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0 is up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 32.000 MHz, Channel Width 3.200 MHz, 64-QAM Symbol Rate 2.560 Msps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Modulation Profile Group 221 </w:t>
            </w:r>
          </w:p>
          <w:p>
            <w:pPr>
              <w:autoSpaceDE w:val="0"/>
              <w:autoSpaceDN w:val="0"/>
              <w:adjustRightInd w:val="0"/>
              <w:snapToGrid w:val="0"/>
              <w:spacing w:line="360" w:lineRule="auto"/>
              <w:jc w:val="left"/>
              <w:rPr>
                <w:rFonts w:hint="eastAsia" w:ascii="Times New Roman" w:hAnsi="Times New Roman"/>
                <w:kern w:val="0"/>
                <w:szCs w:val="24"/>
                <w:lang w:val="en-US" w:eastAsia="zh-CN"/>
              </w:rPr>
            </w:pPr>
            <w:r>
              <w:rPr>
                <w:rFonts w:ascii="Times New Roman" w:hAnsiTheme="minorEastAsia"/>
                <w:kern w:val="0"/>
                <w:szCs w:val="24"/>
              </w:rPr>
              <w:t>建一新</w:t>
            </w:r>
            <w:r>
              <w:rPr>
                <w:rFonts w:ascii="Times New Roman" w:hAnsi="Times New Roman"/>
                <w:kern w:val="0"/>
                <w:szCs w:val="24"/>
              </w:rPr>
              <w:t>MODU</w:t>
            </w:r>
            <w:r>
              <w:rPr>
                <w:rFonts w:ascii="Times New Roman" w:hAnsiTheme="minorEastAsia"/>
                <w:kern w:val="0"/>
                <w:szCs w:val="24"/>
              </w:rPr>
              <w:t>－</w:t>
            </w:r>
            <w:r>
              <w:rPr>
                <w:rFonts w:ascii="Times New Roman" w:hAnsi="Times New Roman"/>
                <w:kern w:val="0"/>
                <w:szCs w:val="24"/>
              </w:rPr>
              <w:t>PROFILE 222</w:t>
            </w:r>
            <w:r>
              <w:rPr>
                <w:rFonts w:hint="eastAsia" w:ascii="Times New Roman" w:hAnsi="Times New Roman"/>
                <w:kern w:val="0"/>
                <w:szCs w:val="24"/>
                <w:lang w:eastAsia="zh-CN"/>
              </w:rPr>
              <w:t>，</w:t>
            </w:r>
            <w:r>
              <w:rPr>
                <w:rFonts w:ascii="Times New Roman" w:hAnsiTheme="minorEastAsia"/>
                <w:kern w:val="0"/>
                <w:szCs w:val="24"/>
              </w:rPr>
              <w:t>并在</w:t>
            </w:r>
            <w:r>
              <w:rPr>
                <w:rFonts w:ascii="Times New Roman" w:hAnsi="Times New Roman"/>
                <w:kern w:val="0"/>
                <w:szCs w:val="24"/>
              </w:rPr>
              <w:t>UP0</w:t>
            </w:r>
            <w:r>
              <w:rPr>
                <w:rFonts w:ascii="Times New Roman" w:hAnsiTheme="minorEastAsia"/>
                <w:kern w:val="0"/>
                <w:szCs w:val="24"/>
              </w:rPr>
              <w:t>上</w:t>
            </w:r>
            <w:r>
              <w:rPr>
                <w:rFonts w:hint="eastAsia" w:ascii="Times New Roman" w:hAnsiTheme="minorEastAsia"/>
                <w:kern w:val="0"/>
                <w:szCs w:val="24"/>
                <w:lang w:eastAsia="zh-CN"/>
              </w:rPr>
              <w:t>应</w:t>
            </w:r>
            <w:r>
              <w:rPr>
                <w:rFonts w:ascii="Times New Roman" w:hAnsiTheme="minorEastAsia"/>
                <w:kern w:val="0"/>
                <w:szCs w:val="24"/>
              </w:rPr>
              <w:t>用</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imes New Roman"/>
                <w:kern w:val="0"/>
                <w:szCs w:val="24"/>
              </w:rPr>
              <w:t>cable modulation-profile 222 QPSK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uBR10012(config-if)#cab up 0 modulation-profile 222</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uBR10012(config-if)#do show contr ca 8/0/0 up 0</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0 is up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 32.000 MHz, Channel Width 3.200 MHz, QPSK Symbol Rate 2.560Msps</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Modulation Profile Group 222</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通过</w:t>
            </w:r>
            <w:r>
              <w:rPr>
                <w:rFonts w:ascii="Times New Roman" w:hAnsi="Times New Roman"/>
                <w:kern w:val="0"/>
                <w:szCs w:val="24"/>
              </w:rPr>
              <w:t>WEB</w:t>
            </w:r>
            <w:r>
              <w:rPr>
                <w:rFonts w:ascii="Times New Roman" w:hAnsiTheme="minorEastAsia"/>
                <w:kern w:val="0"/>
                <w:szCs w:val="24"/>
              </w:rPr>
              <w:t>查看</w:t>
            </w:r>
            <w:r>
              <w:rPr>
                <w:rFonts w:ascii="Times New Roman" w:hAnsi="Times New Roman"/>
                <w:kern w:val="0"/>
                <w:szCs w:val="24"/>
              </w:rPr>
              <w:t>CM</w:t>
            </w:r>
            <w:r>
              <w:rPr>
                <w:rFonts w:ascii="Times New Roman" w:hAnsiTheme="minorEastAsia"/>
                <w:kern w:val="0"/>
                <w:szCs w:val="24"/>
              </w:rPr>
              <w:t>信息，其上行变为</w:t>
            </w:r>
            <w:r>
              <w:rPr>
                <w:rFonts w:ascii="Times New Roman" w:hAnsi="Times New Roman"/>
                <w:kern w:val="0"/>
                <w:szCs w:val="24"/>
              </w:rPr>
              <w:t>QPSK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建一新</w:t>
            </w:r>
            <w:r>
              <w:rPr>
                <w:rFonts w:ascii="Times New Roman" w:hAnsi="Times New Roman"/>
                <w:kern w:val="0"/>
                <w:szCs w:val="24"/>
              </w:rPr>
              <w:t>MODU</w:t>
            </w:r>
            <w:r>
              <w:rPr>
                <w:rFonts w:ascii="Times New Roman" w:hAnsiTheme="minorEastAsia"/>
                <w:kern w:val="0"/>
                <w:szCs w:val="24"/>
              </w:rPr>
              <w:t>－</w:t>
            </w:r>
            <w:r>
              <w:rPr>
                <w:rFonts w:ascii="Times New Roman" w:hAnsi="Times New Roman"/>
                <w:kern w:val="0"/>
                <w:szCs w:val="24"/>
              </w:rPr>
              <w:t>PROFILE 223</w:t>
            </w:r>
            <w:r>
              <w:rPr>
                <w:rFonts w:ascii="Times New Roman" w:hAnsiTheme="minorEastAsia"/>
                <w:kern w:val="0"/>
                <w:szCs w:val="24"/>
              </w:rPr>
              <w:t>，并在</w:t>
            </w:r>
            <w:r>
              <w:rPr>
                <w:rFonts w:ascii="Times New Roman" w:hAnsi="Times New Roman"/>
                <w:kern w:val="0"/>
                <w:szCs w:val="24"/>
              </w:rPr>
              <w:t>UP0</w:t>
            </w:r>
            <w:r>
              <w:rPr>
                <w:rFonts w:ascii="Times New Roman" w:hAnsiTheme="minorEastAsia"/>
                <w:kern w:val="0"/>
                <w:szCs w:val="24"/>
              </w:rPr>
              <w:t>上应用</w:t>
            </w:r>
            <w:r>
              <w:rPr>
                <w:rFonts w:ascii="Times New Roman" w:hAnsi="Times New Roman"/>
                <w:kern w:val="0"/>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 modulation-profile 223 QAM</w:t>
            </w:r>
            <w:r>
              <w:rPr>
                <w:rFonts w:ascii="Times New Roman" w:hAnsiTheme="minorEastAsia"/>
                <w:kern w:val="0"/>
                <w:szCs w:val="24"/>
              </w:rPr>
              <w:t>－</w:t>
            </w:r>
            <w:r>
              <w:rPr>
                <w:rFonts w:ascii="Times New Roman" w:hAnsi="Times New Roman"/>
                <w:kern w:val="0"/>
                <w:szCs w:val="24"/>
              </w:rPr>
              <w:t>16 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uBR10012(config-if)#cab up 0modulation-profile 223</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uBR10012(config-if)#do show contr ca</w:t>
            </w:r>
            <w:r>
              <w:rPr>
                <w:rFonts w:hint="eastAsia" w:ascii="Times New Roman" w:hAnsi="Times New Roman"/>
                <w:kern w:val="0"/>
                <w:szCs w:val="24"/>
                <w:lang w:val="en-US" w:eastAsia="zh-CN"/>
              </w:rPr>
              <w:t>b</w:t>
            </w:r>
            <w:r>
              <w:rPr>
                <w:rFonts w:ascii="Times New Roman" w:hAnsi="Times New Roman"/>
                <w:kern w:val="0"/>
                <w:szCs w:val="24"/>
              </w:rPr>
              <w:t> 8/0/0 up 0</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0 is up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 32.000 MHz, Channel Width 3.200 MHz, QAM</w:t>
            </w:r>
            <w:r>
              <w:rPr>
                <w:rFonts w:ascii="Times New Roman" w:hAnsiTheme="minorEastAsia"/>
                <w:kern w:val="0"/>
                <w:szCs w:val="24"/>
              </w:rPr>
              <w:t>－</w:t>
            </w:r>
            <w:r>
              <w:rPr>
                <w:rFonts w:ascii="Times New Roman" w:hAnsi="Times New Roman"/>
                <w:kern w:val="0"/>
                <w:szCs w:val="24"/>
              </w:rPr>
              <w:t>16 Symbol Rate 2.560 Msps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Modulation Profile Group 223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通过</w:t>
            </w:r>
            <w:r>
              <w:rPr>
                <w:rFonts w:ascii="Times New Roman" w:hAnsi="Times New Roman"/>
                <w:kern w:val="0"/>
                <w:szCs w:val="24"/>
              </w:rPr>
              <w:t>WEB</w:t>
            </w:r>
            <w:r>
              <w:rPr>
                <w:rFonts w:ascii="Times New Roman" w:hAnsiTheme="minorEastAsia"/>
                <w:kern w:val="0"/>
                <w:szCs w:val="24"/>
              </w:rPr>
              <w:t>查看</w:t>
            </w:r>
            <w:r>
              <w:rPr>
                <w:rFonts w:ascii="Times New Roman" w:hAnsi="Times New Roman"/>
                <w:kern w:val="0"/>
                <w:szCs w:val="24"/>
              </w:rPr>
              <w:t>CM</w:t>
            </w:r>
            <w:r>
              <w:rPr>
                <w:rFonts w:ascii="Times New Roman" w:hAnsiTheme="minorEastAsia"/>
                <w:kern w:val="0"/>
                <w:szCs w:val="24"/>
              </w:rPr>
              <w:t>信息，其上行变为</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16 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建一新</w:t>
            </w:r>
            <w:r>
              <w:rPr>
                <w:rFonts w:ascii="Times New Roman" w:hAnsi="Times New Roman"/>
                <w:kern w:val="0"/>
                <w:szCs w:val="24"/>
              </w:rPr>
              <w:t>MODU</w:t>
            </w:r>
            <w:r>
              <w:rPr>
                <w:rFonts w:ascii="Times New Roman" w:hAnsiTheme="minorEastAsia"/>
                <w:kern w:val="0"/>
                <w:szCs w:val="24"/>
              </w:rPr>
              <w:t>－</w:t>
            </w:r>
            <w:r>
              <w:rPr>
                <w:rFonts w:ascii="Times New Roman" w:hAnsi="Times New Roman"/>
                <w:kern w:val="0"/>
                <w:szCs w:val="24"/>
              </w:rPr>
              <w:t>PROFILE 224</w:t>
            </w:r>
            <w:r>
              <w:rPr>
                <w:rFonts w:ascii="Times New Roman" w:hAnsiTheme="minorEastAsia"/>
                <w:kern w:val="0"/>
                <w:szCs w:val="24"/>
              </w:rPr>
              <w:t>，并在</w:t>
            </w:r>
            <w:r>
              <w:rPr>
                <w:rFonts w:ascii="Times New Roman" w:hAnsi="Times New Roman"/>
                <w:kern w:val="0"/>
                <w:szCs w:val="24"/>
              </w:rPr>
              <w:t>UP0</w:t>
            </w:r>
            <w:r>
              <w:rPr>
                <w:rFonts w:ascii="Times New Roman" w:hAnsiTheme="minorEastAsia"/>
                <w:kern w:val="0"/>
                <w:szCs w:val="24"/>
              </w:rPr>
              <w:t>上应用</w:t>
            </w:r>
            <w:r>
              <w:rPr>
                <w:rFonts w:ascii="Times New Roman" w:hAnsi="Times New Roman"/>
                <w:kern w:val="0"/>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 modulation-profile 224 QAM</w:t>
            </w:r>
            <w:r>
              <w:rPr>
                <w:rFonts w:ascii="Times New Roman" w:hAnsiTheme="minorEastAsia"/>
                <w:kern w:val="0"/>
                <w:szCs w:val="24"/>
              </w:rPr>
              <w:t>－</w:t>
            </w:r>
            <w:r>
              <w:rPr>
                <w:rFonts w:ascii="Times New Roman" w:hAnsi="Times New Roman"/>
                <w:kern w:val="0"/>
                <w:szCs w:val="24"/>
              </w:rPr>
              <w:t>32 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uBR10012(config-if)#cab up 0 modulation-profile 224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uBR10012(config-if)#do show contr ca</w:t>
            </w:r>
            <w:r>
              <w:rPr>
                <w:rFonts w:hint="eastAsia" w:ascii="Times New Roman" w:hAnsi="Times New Roman"/>
                <w:kern w:val="0"/>
                <w:szCs w:val="24"/>
                <w:lang w:val="en-US" w:eastAsia="zh-CN"/>
              </w:rPr>
              <w:t>b</w:t>
            </w:r>
            <w:r>
              <w:rPr>
                <w:rFonts w:ascii="Times New Roman" w:hAnsi="Times New Roman"/>
                <w:kern w:val="0"/>
                <w:szCs w:val="24"/>
              </w:rPr>
              <w:t> 8/0/0 up 0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0 is up </w:t>
            </w:r>
          </w:p>
          <w:p>
            <w:pPr>
              <w:pBdr>
                <w:bottom w:val="single" w:color="auto" w:sz="4" w:space="1"/>
              </w:pBdr>
              <w:autoSpaceDE w:val="0"/>
              <w:autoSpaceDN w:val="0"/>
              <w:adjustRightInd w:val="0"/>
              <w:snapToGrid w:val="0"/>
              <w:spacing w:line="360" w:lineRule="auto"/>
              <w:jc w:val="both"/>
              <w:rPr>
                <w:rFonts w:ascii="Times New Roman" w:hAnsiTheme="minorEastAsia"/>
                <w:kern w:val="0"/>
                <w:szCs w:val="24"/>
                <w:vertAlign w:val="baseline"/>
              </w:rPr>
            </w:pPr>
            <w:r>
              <w:rPr>
                <w:rFonts w:ascii="Times New Roman" w:hAnsi="Times New Roman"/>
                <w:kern w:val="0"/>
                <w:szCs w:val="24"/>
              </w:rPr>
              <w:t>Frequency 32.000 MHz, Channel Width 3.200 MHz, QAM</w:t>
            </w:r>
            <w:r>
              <w:rPr>
                <w:rFonts w:ascii="Times New Roman" w:hAnsiTheme="minorEastAsia"/>
                <w:kern w:val="0"/>
                <w:szCs w:val="24"/>
              </w:rPr>
              <w:t>－</w:t>
            </w:r>
            <w:r>
              <w:rPr>
                <w:rFonts w:ascii="Times New Roman" w:hAnsi="Times New Roman"/>
                <w:kern w:val="0"/>
                <w:szCs w:val="24"/>
              </w:rPr>
              <w:t>32 Symbol Rate 2.560 Msps </w:t>
            </w:r>
            <w:r>
              <w:rPr>
                <w:rFonts w:hint="eastAsia" w:ascii="Times New Roman" w:hAnsi="Times New Roman"/>
                <w:kern w:val="0"/>
                <w:szCs w:val="24"/>
                <w:lang w:val="en-US" w:eastAsia="zh-CN"/>
              </w:rPr>
              <w:t>,</w:t>
            </w:r>
            <w:r>
              <w:rPr>
                <w:rFonts w:ascii="Times New Roman" w:hAnsi="Times New Roman"/>
                <w:kern w:val="0"/>
                <w:szCs w:val="24"/>
              </w:rPr>
              <w:t>Modulation Profile Group 224 </w:t>
            </w:r>
          </w:p>
        </w:tc>
      </w:tr>
    </w:tbl>
    <w:p>
      <w:pPr>
        <w:autoSpaceDE w:val="0"/>
        <w:autoSpaceDN w:val="0"/>
        <w:adjustRightInd w:val="0"/>
        <w:snapToGrid w:val="0"/>
        <w:spacing w:line="360" w:lineRule="auto"/>
        <w:jc w:val="both"/>
        <w:rPr>
          <w:rFonts w:hint="eastAsia" w:asciiTheme="minorEastAsia" w:hAnsiTheme="minorEastAsia" w:eastAsiaTheme="minorEastAsia" w:cstheme="minorEastAsia"/>
          <w:kern w:val="0"/>
          <w:szCs w:val="24"/>
        </w:rPr>
      </w:pPr>
    </w:p>
    <w:p>
      <w:pPr>
        <w:autoSpaceDE w:val="0"/>
        <w:autoSpaceDN w:val="0"/>
        <w:adjustRightInd w:val="0"/>
        <w:snapToGrid w:val="0"/>
        <w:spacing w:line="360" w:lineRule="auto"/>
        <w:jc w:val="center"/>
        <w:rPr>
          <w:rFonts w:hint="eastAsia" w:asciiTheme="minorEastAsia" w:hAnsiTheme="minorEastAsia" w:eastAsiaTheme="minorEastAsia" w:cstheme="minorEastAsia"/>
          <w:kern w:val="0"/>
          <w:szCs w:val="24"/>
        </w:rPr>
      </w:pPr>
      <w:r>
        <w:rPr>
          <w:rFonts w:hint="eastAsia" w:asciiTheme="minorEastAsia" w:hAnsiTheme="minorEastAsia" w:eastAsiaTheme="minorEastAsia" w:cstheme="minorEastAsia"/>
          <w:kern w:val="0"/>
          <w:szCs w:val="24"/>
        </w:rPr>
        <w:t>表 4  CMTS上行通道功能测试</w:t>
      </w:r>
    </w:p>
    <w:tbl>
      <w:tblPr>
        <w:tblStyle w:val="20"/>
        <w:tblpPr w:leftFromText="180" w:rightFromText="180" w:vertAnchor="text" w:horzAnchor="page" w:tblpX="1807" w:tblpY="96"/>
        <w:tblOverlap w:val="never"/>
        <w:tblW w:w="852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l2br w:val="nil"/>
              <w:tr2bl w:val="nil"/>
            </w:tcBorders>
            <w:vAlign w:val="top"/>
          </w:tcPr>
          <w:p>
            <w:pPr>
              <w:pBdr>
                <w:top w:val="single" w:color="auto" w:sz="4" w:space="1"/>
                <w:bottom w:val="single" w:color="auto" w:sz="4" w:space="1"/>
              </w:pBdr>
              <w:autoSpaceDE w:val="0"/>
              <w:autoSpaceDN w:val="0"/>
              <w:adjustRightInd w:val="0"/>
              <w:snapToGrid w:val="0"/>
              <w:spacing w:line="360" w:lineRule="auto"/>
              <w:jc w:val="both"/>
              <w:rPr>
                <w:rFonts w:hint="eastAsia" w:ascii="Times New Roman" w:hAnsi="Times New Roman"/>
                <w:kern w:val="0"/>
                <w:szCs w:val="24"/>
              </w:rPr>
            </w:pPr>
            <w:r>
              <w:rPr>
                <w:rFonts w:ascii="Times New Roman" w:hAnsiTheme="minorEastAsia"/>
                <w:kern w:val="0"/>
                <w:szCs w:val="24"/>
              </w:rPr>
              <w:t>通过</w:t>
            </w:r>
            <w:r>
              <w:rPr>
                <w:rFonts w:ascii="Times New Roman" w:hAnsi="Times New Roman"/>
                <w:kern w:val="0"/>
                <w:szCs w:val="24"/>
              </w:rPr>
              <w:t>WEB</w:t>
            </w:r>
            <w:r>
              <w:rPr>
                <w:rFonts w:ascii="Times New Roman" w:hAnsiTheme="minorEastAsia"/>
                <w:kern w:val="0"/>
                <w:szCs w:val="24"/>
              </w:rPr>
              <w:t>查看</w:t>
            </w:r>
            <w:r>
              <w:rPr>
                <w:rFonts w:ascii="Times New Roman" w:hAnsi="Times New Roman"/>
                <w:kern w:val="0"/>
                <w:szCs w:val="24"/>
              </w:rPr>
              <w:t>CM</w:t>
            </w:r>
            <w:r>
              <w:rPr>
                <w:rFonts w:ascii="Times New Roman" w:hAnsiTheme="minorEastAsia"/>
                <w:kern w:val="0"/>
                <w:szCs w:val="24"/>
              </w:rPr>
              <w:t>信息，其上行变为</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32 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8528" w:type="dxa"/>
            <w:tcBorders>
              <w:tl2br w:val="nil"/>
              <w:tr2bl w:val="nil"/>
            </w:tcBorders>
            <w:vAlign w:val="top"/>
          </w:tcPr>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建一新</w:t>
            </w:r>
            <w:r>
              <w:rPr>
                <w:rFonts w:ascii="Times New Roman" w:hAnsi="Times New Roman"/>
                <w:kern w:val="0"/>
                <w:szCs w:val="24"/>
              </w:rPr>
              <w:t>MODU</w:t>
            </w:r>
            <w:r>
              <w:rPr>
                <w:rFonts w:ascii="Times New Roman" w:hAnsiTheme="minorEastAsia"/>
                <w:kern w:val="0"/>
                <w:szCs w:val="24"/>
              </w:rPr>
              <w:t>－</w:t>
            </w:r>
            <w:r>
              <w:rPr>
                <w:rFonts w:ascii="Times New Roman" w:hAnsi="Times New Roman"/>
                <w:kern w:val="0"/>
                <w:szCs w:val="24"/>
              </w:rPr>
              <w:t>PROFILE 225</w:t>
            </w:r>
            <w:r>
              <w:rPr>
                <w:rFonts w:ascii="Times New Roman" w:hAnsiTheme="minorEastAsia"/>
                <w:kern w:val="0"/>
                <w:szCs w:val="24"/>
              </w:rPr>
              <w:t>，并在</w:t>
            </w:r>
            <w:r>
              <w:rPr>
                <w:rFonts w:ascii="Times New Roman" w:hAnsi="Times New Roman"/>
                <w:kern w:val="0"/>
                <w:szCs w:val="24"/>
              </w:rPr>
              <w:t>UP0</w:t>
            </w:r>
            <w:r>
              <w:rPr>
                <w:rFonts w:ascii="Times New Roman" w:hAnsiTheme="minorEastAsia"/>
                <w:kern w:val="0"/>
                <w:szCs w:val="24"/>
              </w:rPr>
              <w:t>上应用</w:t>
            </w:r>
            <w:r>
              <w:rPr>
                <w:rFonts w:ascii="Times New Roman" w:hAnsi="Times New Roman"/>
                <w:kern w:val="0"/>
                <w:szCs w:val="24"/>
              </w:rPr>
              <w:t>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 modulation-profile 225 QAM</w:t>
            </w:r>
            <w:r>
              <w:rPr>
                <w:rFonts w:ascii="Times New Roman" w:hAnsiTheme="minorEastAsia"/>
                <w:kern w:val="0"/>
                <w:szCs w:val="24"/>
              </w:rPr>
              <w:t>－</w:t>
            </w:r>
            <w:r>
              <w:rPr>
                <w:rFonts w:ascii="Times New Roman" w:hAnsi="Times New Roman"/>
                <w:kern w:val="0"/>
                <w:szCs w:val="24"/>
              </w:rPr>
              <w:t>64 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uBR10012(config-if)#cab up 0 modulation-profile 225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uBR10012(config-if)#do show contr ca 8/0/0 up 0  </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Upstream 0 is up </w:t>
            </w:r>
            <w:r>
              <w:rPr>
                <w:rFonts w:hint="eastAsia" w:ascii="Times New Roman" w:hAnsi="Times New Roman"/>
                <w:kern w:val="0"/>
                <w:szCs w:val="24"/>
                <w:lang w:val="en-US" w:eastAsia="zh-CN"/>
              </w:rPr>
              <w:t>,</w:t>
            </w:r>
            <w:r>
              <w:rPr>
                <w:rFonts w:ascii="Times New Roman" w:hAnsi="Times New Roman"/>
                <w:kern w:val="0"/>
                <w:szCs w:val="24"/>
              </w:rPr>
              <w:t>Frequency 32.000 MHz, Channel Width 3.200 MHz, QAM64 Symbol Rate 2.560 Msps </w:t>
            </w:r>
            <w:r>
              <w:rPr>
                <w:rFonts w:hint="eastAsia" w:ascii="Times New Roman" w:hAnsi="Times New Roman"/>
                <w:kern w:val="0"/>
                <w:szCs w:val="24"/>
                <w:lang w:val="en-US" w:eastAsia="zh-CN"/>
              </w:rPr>
              <w:t>,</w:t>
            </w:r>
            <w:r>
              <w:rPr>
                <w:rFonts w:ascii="Times New Roman" w:hAnsi="Times New Roman"/>
                <w:kern w:val="0"/>
                <w:szCs w:val="24"/>
              </w:rPr>
              <w:t>   Modulation Profile Group 225 </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通过</w:t>
            </w:r>
            <w:r>
              <w:rPr>
                <w:rFonts w:ascii="Times New Roman" w:hAnsi="Times New Roman"/>
                <w:kern w:val="0"/>
                <w:szCs w:val="24"/>
              </w:rPr>
              <w:t>WEB</w:t>
            </w:r>
            <w:r>
              <w:rPr>
                <w:rFonts w:ascii="Times New Roman" w:hAnsiTheme="minorEastAsia"/>
                <w:kern w:val="0"/>
                <w:szCs w:val="24"/>
              </w:rPr>
              <w:t>查看</w:t>
            </w:r>
            <w:r>
              <w:rPr>
                <w:rFonts w:ascii="Times New Roman" w:hAnsi="Times New Roman"/>
                <w:kern w:val="0"/>
                <w:szCs w:val="24"/>
              </w:rPr>
              <w:t>CM</w:t>
            </w:r>
            <w:r>
              <w:rPr>
                <w:rFonts w:ascii="Times New Roman" w:hAnsiTheme="minorEastAsia"/>
                <w:kern w:val="0"/>
                <w:szCs w:val="24"/>
              </w:rPr>
              <w:t>信息，其上行变为</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64 </w:t>
            </w:r>
          </w:p>
          <w:p>
            <w:pPr>
              <w:pBdr>
                <w:bottom w:val="single" w:color="auto" w:sz="4" w:space="1"/>
              </w:pBdr>
              <w:autoSpaceDE w:val="0"/>
              <w:autoSpaceDN w:val="0"/>
              <w:adjustRightInd w:val="0"/>
              <w:snapToGrid w:val="0"/>
              <w:spacing w:line="360" w:lineRule="auto"/>
              <w:jc w:val="both"/>
              <w:rPr>
                <w:rFonts w:ascii="Times New Roman" w:hAnsiTheme="minorEastAsia"/>
                <w:kern w:val="0"/>
                <w:szCs w:val="24"/>
              </w:rPr>
            </w:pPr>
            <w:r>
              <w:rPr>
                <w:rFonts w:ascii="Times New Roman" w:hAnsiTheme="minorEastAsia"/>
                <w:kern w:val="0"/>
                <w:szCs w:val="24"/>
              </w:rPr>
              <w:t>结论：可以在</w:t>
            </w:r>
            <w:r>
              <w:rPr>
                <w:rFonts w:ascii="Times New Roman" w:hAnsi="Times New Roman"/>
                <w:kern w:val="0"/>
                <w:szCs w:val="24"/>
              </w:rPr>
              <w:t>QPSK</w:t>
            </w:r>
            <w:r>
              <w:rPr>
                <w:rFonts w:ascii="Times New Roman" w:hAnsiTheme="minorEastAsia"/>
                <w:kern w:val="0"/>
                <w:szCs w:val="24"/>
              </w:rPr>
              <w:t>、</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16</w:t>
            </w:r>
            <w:r>
              <w:rPr>
                <w:rFonts w:ascii="Times New Roman" w:hAnsiTheme="minorEastAsia"/>
                <w:kern w:val="0"/>
                <w:szCs w:val="24"/>
              </w:rPr>
              <w:t>、</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32</w:t>
            </w:r>
            <w:r>
              <w:rPr>
                <w:rFonts w:ascii="Times New Roman" w:hAnsiTheme="minorEastAsia"/>
                <w:kern w:val="0"/>
                <w:szCs w:val="24"/>
              </w:rPr>
              <w:t>、</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64</w:t>
            </w:r>
            <w:r>
              <w:rPr>
                <w:rFonts w:ascii="Times New Roman" w:hAnsiTheme="minorEastAsia"/>
                <w:kern w:val="0"/>
                <w:szCs w:val="24"/>
              </w:rPr>
              <w:t>调制方式下变换，</w:t>
            </w:r>
            <w:r>
              <w:rPr>
                <w:rFonts w:ascii="Times New Roman" w:hAnsi="Times New Roman"/>
                <w:kern w:val="0"/>
                <w:szCs w:val="24"/>
              </w:rPr>
              <w:t>CM</w:t>
            </w:r>
            <w:r>
              <w:rPr>
                <w:rFonts w:ascii="Times New Roman" w:hAnsiTheme="minorEastAsia"/>
                <w:kern w:val="0"/>
                <w:szCs w:val="24"/>
              </w:rPr>
              <w:t>不掉线，</w:t>
            </w:r>
            <w:r>
              <w:rPr>
                <w:rFonts w:ascii="Times New Roman" w:hAnsi="Times New Roman"/>
                <w:kern w:val="0"/>
                <w:szCs w:val="24"/>
              </w:rPr>
              <w:t>CPE</w:t>
            </w:r>
            <w:r>
              <w:rPr>
                <w:rFonts w:ascii="Times New Roman" w:hAnsiTheme="minorEastAsia"/>
                <w:kern w:val="0"/>
                <w:szCs w:val="24"/>
              </w:rPr>
              <w:t>通讯不受影响。</w:t>
            </w:r>
          </w:p>
          <w:p>
            <w:pPr>
              <w:pBdr>
                <w:bottom w:val="single" w:color="auto" w:sz="4" w:space="1"/>
              </w:pBdr>
              <w:autoSpaceDE w:val="0"/>
              <w:autoSpaceDN w:val="0"/>
              <w:adjustRightInd w:val="0"/>
              <w:snapToGrid w:val="0"/>
              <w:spacing w:line="360" w:lineRule="auto"/>
              <w:jc w:val="both"/>
              <w:rPr>
                <w:rFonts w:hint="eastAsia" w:asciiTheme="minorEastAsia" w:hAnsiTheme="minorEastAsia" w:eastAsiaTheme="minorEastAsia" w:cstheme="minorEastAsia"/>
                <w:kern w:val="0"/>
                <w:szCs w:val="24"/>
                <w:vertAlign w:val="baseline"/>
              </w:rPr>
            </w:pPr>
            <w:r>
              <w:rPr>
                <w:rFonts w:ascii="Times New Roman" w:hAnsiTheme="minorEastAsia"/>
                <w:kern w:val="0"/>
                <w:szCs w:val="24"/>
              </w:rPr>
              <w:t>测试结果与结论（</w:t>
            </w:r>
            <w:r>
              <w:rPr>
                <w:rFonts w:ascii="Times New Roman" w:hAnsi="Times New Roman"/>
                <w:kern w:val="0"/>
                <w:szCs w:val="24"/>
              </w:rPr>
              <w:t>SCDMA</w:t>
            </w:r>
            <w:r>
              <w:rPr>
                <w:rFonts w:ascii="Times New Roman" w:hAnsiTheme="minorEastAsia"/>
                <w:kern w:val="0"/>
                <w:szCs w:val="24"/>
              </w:rPr>
              <w:t>上行通道）：</w:t>
            </w:r>
            <w:r>
              <w:rPr>
                <w:rFonts w:ascii="Times New Roman" w:hAnsi="Times New Roman"/>
                <w:kern w:val="0"/>
                <w:szCs w:val="24"/>
              </w:rPr>
              <w:t>  </w:t>
            </w:r>
            <w:r>
              <w:rPr>
                <w:rFonts w:ascii="Times New Roman" w:hAnsiTheme="minorEastAsia"/>
                <w:kern w:val="0"/>
                <w:szCs w:val="24"/>
              </w:rPr>
              <w:t>通过</w:t>
            </w:r>
            <w:r>
              <w:rPr>
                <w:rFonts w:ascii="Times New Roman" w:hAnsi="Times New Roman"/>
                <w:kern w:val="0"/>
                <w:szCs w:val="24"/>
              </w:rPr>
              <w:t> </w:t>
            </w:r>
          </w:p>
        </w:tc>
      </w:tr>
    </w:tbl>
    <w:p>
      <w:pPr>
        <w:numPr>
          <w:ilvl w:val="0"/>
          <w:numId w:val="6"/>
        </w:numPr>
        <w:rPr>
          <w:rFonts w:hint="eastAsia" w:ascii="Times New Roman" w:hAnsiTheme="minorEastAsia"/>
          <w:kern w:val="0"/>
          <w:szCs w:val="24"/>
          <w:lang w:eastAsia="zh-CN"/>
        </w:rPr>
      </w:pPr>
      <w:r>
        <w:rPr>
          <w:rFonts w:hint="eastAsia" w:ascii="Times New Roman" w:hAnsiTheme="minorEastAsia"/>
          <w:kern w:val="0"/>
          <w:szCs w:val="24"/>
        </w:rPr>
        <w:t>通过</w:t>
      </w:r>
      <w:r>
        <w:rPr>
          <w:rFonts w:ascii="Times New Roman" w:hAnsiTheme="minorEastAsia"/>
          <w:kern w:val="0"/>
          <w:szCs w:val="24"/>
        </w:rPr>
        <w:t>改变</w:t>
      </w:r>
      <w:r>
        <w:rPr>
          <w:rFonts w:hint="eastAsia" w:ascii="Times New Roman" w:hAnsiTheme="minorEastAsia"/>
          <w:kern w:val="0"/>
          <w:szCs w:val="24"/>
          <w:lang w:eastAsia="zh-CN"/>
        </w:rPr>
        <w:t>下</w:t>
      </w:r>
      <w:r>
        <w:rPr>
          <w:rFonts w:ascii="Times New Roman" w:hAnsiTheme="minorEastAsia"/>
          <w:kern w:val="0"/>
          <w:szCs w:val="24"/>
        </w:rPr>
        <w:t>行通道调制方式</w:t>
      </w:r>
      <w:r>
        <w:rPr>
          <w:rFonts w:hint="eastAsia" w:ascii="Times New Roman" w:hAnsiTheme="minorEastAsia"/>
          <w:kern w:val="0"/>
          <w:szCs w:val="24"/>
        </w:rPr>
        <w:t>，查看</w:t>
      </w:r>
      <w:r>
        <w:rPr>
          <w:rFonts w:hint="eastAsia" w:ascii="Times New Roman" w:hAnsiTheme="minorEastAsia"/>
          <w:kern w:val="0"/>
          <w:szCs w:val="24"/>
          <w:lang w:eastAsia="zh-CN"/>
        </w:rPr>
        <w:t>下</w:t>
      </w:r>
      <w:r>
        <w:rPr>
          <w:rFonts w:hint="eastAsia" w:ascii="Times New Roman" w:hAnsiTheme="minorEastAsia"/>
          <w:kern w:val="0"/>
          <w:szCs w:val="24"/>
        </w:rPr>
        <w:t>行行道的</w:t>
      </w:r>
      <w:r>
        <w:rPr>
          <w:rFonts w:hint="eastAsia" w:ascii="Times New Roman" w:hAnsiTheme="minorEastAsia"/>
          <w:kern w:val="0"/>
          <w:szCs w:val="24"/>
          <w:lang w:eastAsia="zh-CN"/>
        </w:rPr>
        <w:t>具体</w:t>
      </w:r>
      <w:r>
        <w:rPr>
          <w:rFonts w:hint="eastAsia" w:ascii="Times New Roman" w:hAnsiTheme="minorEastAsia"/>
          <w:kern w:val="0"/>
          <w:szCs w:val="24"/>
        </w:rPr>
        <w:t>接入交换</w:t>
      </w:r>
      <w:r>
        <w:rPr>
          <w:rFonts w:hint="eastAsia" w:ascii="Times New Roman" w:hAnsiTheme="minorEastAsia"/>
          <w:kern w:val="0"/>
          <w:szCs w:val="24"/>
          <w:lang w:eastAsia="zh-CN"/>
        </w:rPr>
        <w:t>内容，</w:t>
      </w:r>
    </w:p>
    <w:p>
      <w:pPr>
        <w:numPr>
          <w:ilvl w:val="0"/>
          <w:numId w:val="0"/>
        </w:numPr>
        <w:rPr>
          <w:rFonts w:hint="eastAsia" w:ascii="Times New Roman" w:hAnsiTheme="minorEastAsia"/>
          <w:kern w:val="0"/>
          <w:szCs w:val="24"/>
        </w:rPr>
      </w:pPr>
      <w:r>
        <w:rPr>
          <w:rFonts w:hint="eastAsia" w:ascii="Times New Roman" w:hAnsiTheme="minorEastAsia"/>
          <w:kern w:val="0"/>
          <w:szCs w:val="24"/>
          <w:lang w:eastAsia="zh-CN"/>
        </w:rPr>
        <w:t>如表</w:t>
      </w:r>
      <w:r>
        <w:rPr>
          <w:rFonts w:hint="eastAsia" w:ascii="Times New Roman" w:hAnsiTheme="minorEastAsia"/>
          <w:kern w:val="0"/>
          <w:szCs w:val="24"/>
          <w:lang w:val="en-US" w:eastAsia="zh-CN"/>
        </w:rPr>
        <w:t>5和表6所示</w:t>
      </w:r>
      <w:r>
        <w:rPr>
          <w:rFonts w:hint="eastAsia" w:ascii="Times New Roman" w:hAnsiTheme="minorEastAsia"/>
          <w:kern w:val="0"/>
          <w:szCs w:val="24"/>
        </w:rPr>
        <w:t>：</w:t>
      </w:r>
    </w:p>
    <w:tbl>
      <w:tblPr>
        <w:tblStyle w:val="20"/>
        <w:tblpPr w:leftFromText="180" w:rightFromText="180" w:vertAnchor="text" w:horzAnchor="page" w:tblpX="1783" w:tblpY="474"/>
        <w:tblOverlap w:val="never"/>
        <w:tblW w:w="8528"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8"/>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 w:hRule="atLeast"/>
        </w:trPr>
        <w:tc>
          <w:tcPr>
            <w:tcW w:w="8528" w:type="dxa"/>
            <w:tcBorders>
              <w:tl2br w:val="nil"/>
              <w:tr2bl w:val="nil"/>
            </w:tcBorders>
            <w:vAlign w:val="top"/>
          </w:tcPr>
          <w:p>
            <w:pPr>
              <w:pBdr>
                <w:top w:val="none" w:color="000000" w:sz="0" w:space="0"/>
                <w:bottom w:val="single" w:color="000000" w:sz="4" w:space="0"/>
              </w:pBdr>
              <w:autoSpaceDE w:val="0"/>
              <w:autoSpaceDN w:val="0"/>
              <w:adjustRightInd w:val="0"/>
              <w:snapToGrid w:val="0"/>
              <w:spacing w:line="360" w:lineRule="auto"/>
              <w:jc w:val="both"/>
              <w:rPr>
                <w:rFonts w:ascii="Times New Roman" w:hAnsiTheme="minorEastAsia"/>
                <w:kern w:val="0"/>
                <w:szCs w:val="24"/>
                <w:vertAlign w:val="baseline"/>
              </w:rPr>
            </w:pPr>
            <w:r>
              <w:rPr>
                <w:rFonts w:ascii="Times New Roman" w:hAnsiTheme="minorEastAsia"/>
                <w:kern w:val="0"/>
                <w:szCs w:val="24"/>
              </w:rPr>
              <w:t>测试编号：</w:t>
            </w:r>
            <w:r>
              <w:rPr>
                <w:rFonts w:hint="eastAsia" w:ascii="Times New Roman" w:hAnsi="Times New Roman"/>
                <w:kern w:val="0"/>
                <w:szCs w:val="24"/>
              </w:rPr>
              <w:t>2</w:t>
            </w:r>
            <w:r>
              <w:rPr>
                <w:rFonts w:ascii="Times New Roman" w:hAnsi="Times New Roman"/>
                <w:kern w:val="0"/>
                <w:szCs w:val="24"/>
              </w:rPr>
              <w:t xml:space="preserve">                    </w:t>
            </w:r>
            <w:r>
              <w:rPr>
                <w:rFonts w:hint="eastAsia" w:ascii="Times New Roman" w:hAnsi="Times New Roman"/>
                <w:kern w:val="0"/>
                <w:szCs w:val="24"/>
              </w:rPr>
              <w:t xml:space="preserve">  </w:t>
            </w:r>
            <w:r>
              <w:rPr>
                <w:rFonts w:ascii="Times New Roman" w:hAnsi="Times New Roman"/>
                <w:kern w:val="0"/>
                <w:szCs w:val="24"/>
              </w:rPr>
              <w:t xml:space="preserve">  </w:t>
            </w:r>
            <w:r>
              <w:rPr>
                <w:rFonts w:hint="eastAsia" w:ascii="Times New Roman" w:hAnsi="Times New Roman"/>
                <w:kern w:val="0"/>
                <w:szCs w:val="24"/>
              </w:rPr>
              <w:t xml:space="preserve"> </w:t>
            </w:r>
            <w:r>
              <w:rPr>
                <w:rFonts w:ascii="Times New Roman" w:hAnsi="Times New Roman"/>
                <w:kern w:val="0"/>
                <w:szCs w:val="24"/>
              </w:rPr>
              <w:t xml:space="preserve"> </w:t>
            </w:r>
            <w:r>
              <w:rPr>
                <w:rFonts w:ascii="Times New Roman" w:hAnsiTheme="minorEastAsia"/>
                <w:kern w:val="0"/>
                <w:szCs w:val="24"/>
              </w:rPr>
              <w:t>测试日期：</w:t>
            </w:r>
            <w:r>
              <w:rPr>
                <w:rFonts w:ascii="Times New Roman" w:hAnsi="Times New Roman"/>
                <w:kern w:val="0"/>
                <w:szCs w:val="24"/>
              </w:rPr>
              <w:t> 2016/3/28 </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l2br w:val="nil"/>
              <w:tr2bl w:val="nil"/>
            </w:tcBorders>
            <w:vAlign w:val="top"/>
          </w:tcPr>
          <w:p>
            <w:pPr>
              <w:autoSpaceDE w:val="0"/>
              <w:autoSpaceDN w:val="0"/>
              <w:adjustRightInd w:val="0"/>
              <w:snapToGrid w:val="0"/>
              <w:spacing w:line="360" w:lineRule="auto"/>
              <w:jc w:val="both"/>
              <w:rPr>
                <w:rFonts w:ascii="Times New Roman" w:hAnsiTheme="minorEastAsia"/>
                <w:kern w:val="0"/>
                <w:szCs w:val="24"/>
              </w:rPr>
            </w:pPr>
            <w:r>
              <w:rPr>
                <w:rFonts w:ascii="Times New Roman" w:hAnsiTheme="minorEastAsia"/>
                <w:kern w:val="0"/>
                <w:szCs w:val="24"/>
              </w:rPr>
              <w:t>项目：</w:t>
            </w:r>
            <w:r>
              <w:rPr>
                <w:rFonts w:ascii="Times New Roman" w:hAnsi="Times New Roman"/>
                <w:kern w:val="0"/>
                <w:szCs w:val="24"/>
              </w:rPr>
              <w:t> CMTS</w:t>
            </w:r>
            <w:r>
              <w:rPr>
                <w:rFonts w:ascii="Times New Roman" w:hAnsiTheme="minorEastAsia"/>
                <w:kern w:val="0"/>
                <w:szCs w:val="24"/>
              </w:rPr>
              <w:t>标准功能测试</w:t>
            </w:r>
            <w:r>
              <w:rPr>
                <w:rFonts w:hint="eastAsia" w:ascii="Times New Roman" w:hAnsiTheme="minorEastAsia"/>
                <w:kern w:val="0"/>
                <w:szCs w:val="24"/>
              </w:rPr>
              <w:t xml:space="preserve">             </w:t>
            </w:r>
            <w:r>
              <w:rPr>
                <w:rFonts w:ascii="Times New Roman" w:hAnsiTheme="minorEastAsia"/>
                <w:kern w:val="0"/>
                <w:szCs w:val="24"/>
              </w:rPr>
              <w:t>分项目：射频参数修改及操作测试</w:t>
            </w:r>
          </w:p>
          <w:p>
            <w:pPr>
              <w:autoSpaceDE w:val="0"/>
              <w:autoSpaceDN w:val="0"/>
              <w:adjustRightInd w:val="0"/>
              <w:snapToGrid w:val="0"/>
              <w:spacing w:line="360" w:lineRule="auto"/>
              <w:jc w:val="left"/>
              <w:rPr>
                <w:rFonts w:ascii="Times New Roman" w:hAnsi="Times New Roman"/>
                <w:kern w:val="0"/>
                <w:szCs w:val="24"/>
              </w:rPr>
            </w:pPr>
            <w:r>
              <w:rPr>
                <w:rFonts w:ascii="Times New Roman" w:hAnsiTheme="minorEastAsia"/>
                <w:kern w:val="0"/>
                <w:szCs w:val="24"/>
              </w:rPr>
              <w:t>测试子项目：</w:t>
            </w:r>
            <w:r>
              <w:rPr>
                <w:rFonts w:ascii="Times New Roman" w:hAnsi="Times New Roman"/>
                <w:kern w:val="0"/>
                <w:szCs w:val="24"/>
              </w:rPr>
              <w:t> </w:t>
            </w:r>
            <w:r>
              <w:rPr>
                <w:rFonts w:ascii="Times New Roman" w:hAnsiTheme="minorEastAsia"/>
                <w:kern w:val="0"/>
                <w:szCs w:val="24"/>
              </w:rPr>
              <w:t>改变下行通道的调制方式</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heme="minorEastAsia"/>
                <w:kern w:val="0"/>
                <w:szCs w:val="24"/>
              </w:rPr>
              <w:t>测试目的：</w:t>
            </w:r>
            <w:r>
              <w:rPr>
                <w:rFonts w:ascii="Times New Roman" w:hAnsi="Times New Roman"/>
                <w:kern w:val="0"/>
                <w:szCs w:val="24"/>
              </w:rPr>
              <w:t> </w:t>
            </w:r>
            <w:r>
              <w:rPr>
                <w:rFonts w:ascii="Times New Roman" w:hAnsiTheme="minorEastAsia"/>
                <w:kern w:val="0"/>
                <w:szCs w:val="24"/>
              </w:rPr>
              <w:t>测试改变下行通道的调制方式功能是否正常</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heme="minorEastAsia"/>
                <w:kern w:val="0"/>
                <w:szCs w:val="24"/>
              </w:rPr>
              <w:t>预置条件：</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imes New Roman"/>
                <w:kern w:val="0"/>
                <w:szCs w:val="24"/>
              </w:rPr>
              <w:t>1</w:t>
            </w:r>
            <w:r>
              <w:rPr>
                <w:rFonts w:ascii="Times New Roman" w:hAnsiTheme="minorEastAsia"/>
                <w:kern w:val="0"/>
                <w:szCs w:val="24"/>
              </w:rPr>
              <w:t>、系统按标准配置正常运行；</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imes New Roman"/>
                <w:kern w:val="0"/>
                <w:szCs w:val="24"/>
              </w:rPr>
              <w:t>2</w:t>
            </w:r>
            <w:r>
              <w:rPr>
                <w:rFonts w:ascii="Times New Roman" w:hAnsiTheme="minorEastAsia"/>
                <w:kern w:val="0"/>
                <w:szCs w:val="24"/>
              </w:rPr>
              <w:t>、通过串口或</w:t>
            </w:r>
            <w:r>
              <w:rPr>
                <w:rFonts w:ascii="Times New Roman" w:hAnsi="Times New Roman"/>
                <w:kern w:val="0"/>
                <w:szCs w:val="24"/>
              </w:rPr>
              <w:t>TELNET</w:t>
            </w:r>
            <w:r>
              <w:rPr>
                <w:rFonts w:ascii="Times New Roman" w:hAnsiTheme="minorEastAsia"/>
                <w:kern w:val="0"/>
                <w:szCs w:val="24"/>
              </w:rPr>
              <w:t>与</w:t>
            </w:r>
            <w:r>
              <w:rPr>
                <w:rFonts w:ascii="Times New Roman" w:hAnsi="Times New Roman"/>
                <w:kern w:val="0"/>
                <w:szCs w:val="24"/>
              </w:rPr>
              <w:t>CMTS</w:t>
            </w:r>
            <w:r>
              <w:rPr>
                <w:rFonts w:ascii="Times New Roman" w:hAnsiTheme="minorEastAsia"/>
                <w:kern w:val="0"/>
                <w:szCs w:val="24"/>
              </w:rPr>
              <w:t>连接；</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heme="minorEastAsia"/>
                <w:kern w:val="0"/>
                <w:szCs w:val="24"/>
              </w:rPr>
            </w:pPr>
            <w:r>
              <w:rPr>
                <w:rFonts w:ascii="Times New Roman" w:hAnsi="Times New Roman"/>
                <w:kern w:val="0"/>
                <w:szCs w:val="24"/>
              </w:rPr>
              <w:t>3</w:t>
            </w:r>
            <w:r>
              <w:rPr>
                <w:rFonts w:ascii="Times New Roman" w:hAnsiTheme="minorEastAsia"/>
                <w:kern w:val="0"/>
                <w:szCs w:val="24"/>
              </w:rPr>
              <w:t>、以操作者或以上级别的用户登录；</w:t>
            </w:r>
          </w:p>
          <w:p>
            <w:pPr>
              <w:autoSpaceDE w:val="0"/>
              <w:autoSpaceDN w:val="0"/>
              <w:adjustRightInd w:val="0"/>
              <w:snapToGrid w:val="0"/>
              <w:spacing w:line="360" w:lineRule="auto"/>
              <w:jc w:val="left"/>
              <w:rPr>
                <w:rFonts w:ascii="Times New Roman" w:hAnsi="Times New Roman"/>
                <w:kern w:val="0"/>
                <w:szCs w:val="24"/>
              </w:rPr>
            </w:pPr>
            <w:r>
              <w:rPr>
                <w:rFonts w:ascii="Times New Roman" w:hAnsiTheme="minorEastAsia"/>
                <w:kern w:val="0"/>
                <w:szCs w:val="24"/>
              </w:rPr>
              <w:t>测试过程：</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imes New Roman"/>
                <w:kern w:val="0"/>
                <w:szCs w:val="24"/>
              </w:rPr>
              <w:t>1</w:t>
            </w:r>
            <w:r>
              <w:rPr>
                <w:rFonts w:ascii="Times New Roman" w:hAnsiTheme="minorEastAsia"/>
                <w:kern w:val="0"/>
                <w:szCs w:val="24"/>
              </w:rPr>
              <w:t>、用命令查询下行通道的状态参数；</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imes New Roman"/>
                <w:kern w:val="0"/>
                <w:szCs w:val="24"/>
              </w:rPr>
              <w:t>2</w:t>
            </w:r>
            <w:r>
              <w:rPr>
                <w:rFonts w:ascii="Times New Roman" w:hAnsiTheme="minorEastAsia"/>
                <w:kern w:val="0"/>
                <w:szCs w:val="24"/>
              </w:rPr>
              <w:t>、用命令修改下行通道的状态参数中的下行通道的调制方式参数</w:t>
            </w:r>
            <w:r>
              <w:rPr>
                <w:rFonts w:ascii="Times New Roman" w:hAnsi="Times New Roman"/>
                <w:kern w:val="0"/>
                <w:szCs w:val="24"/>
              </w:rPr>
              <w:t>(64QAM</w:t>
            </w:r>
            <w:r>
              <w:rPr>
                <w:rFonts w:ascii="Times New Roman" w:hAnsiTheme="minorEastAsia"/>
                <w:kern w:val="0"/>
                <w:szCs w:val="24"/>
              </w:rPr>
              <w:t>、</w:t>
            </w:r>
            <w:r>
              <w:rPr>
                <w:rFonts w:ascii="Times New Roman" w:hAnsi="Times New Roman"/>
                <w:kern w:val="0"/>
                <w:szCs w:val="24"/>
              </w:rPr>
              <w:t>256QAM)</w:t>
            </w:r>
            <w:r>
              <w:rPr>
                <w:rFonts w:ascii="Times New Roman" w:hAnsiTheme="minorEastAsia"/>
                <w:kern w:val="0"/>
                <w:szCs w:val="24"/>
              </w:rPr>
              <w:t>；</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imes New Roman"/>
                <w:kern w:val="0"/>
                <w:szCs w:val="24"/>
              </w:rPr>
            </w:pPr>
            <w:r>
              <w:rPr>
                <w:rFonts w:ascii="Times New Roman" w:hAnsi="Times New Roman"/>
                <w:kern w:val="0"/>
                <w:szCs w:val="24"/>
              </w:rPr>
              <w:t>3</w:t>
            </w:r>
            <w:r>
              <w:rPr>
                <w:rFonts w:ascii="Times New Roman" w:hAnsiTheme="minorEastAsia"/>
                <w:kern w:val="0"/>
                <w:szCs w:val="24"/>
              </w:rPr>
              <w:t>、用命令查看下行通道中的下行通道的调制方式参数；</w:t>
            </w:r>
          </w:p>
          <w:p>
            <w:pPr>
              <w:autoSpaceDE w:val="0"/>
              <w:autoSpaceDN w:val="0"/>
              <w:adjustRightInd w:val="0"/>
              <w:snapToGrid w:val="0"/>
              <w:spacing w:line="360" w:lineRule="auto"/>
              <w:jc w:val="left"/>
              <w:rPr>
                <w:rFonts w:ascii="Times New Roman" w:hAnsi="Times New Roman"/>
                <w:kern w:val="0"/>
                <w:szCs w:val="24"/>
              </w:rPr>
            </w:pPr>
            <w:r>
              <w:rPr>
                <w:rFonts w:ascii="Times New Roman" w:hAnsi="Times New Roman"/>
                <w:kern w:val="0"/>
                <w:szCs w:val="24"/>
              </w:rPr>
              <w:t>4</w:t>
            </w:r>
            <w:r>
              <w:rPr>
                <w:rFonts w:ascii="Times New Roman" w:hAnsiTheme="minorEastAsia"/>
                <w:kern w:val="0"/>
                <w:szCs w:val="24"/>
              </w:rPr>
              <w:t>、用</w:t>
            </w:r>
            <w:r>
              <w:rPr>
                <w:rFonts w:ascii="Times New Roman" w:hAnsi="Times New Roman"/>
                <w:kern w:val="0"/>
                <w:szCs w:val="24"/>
              </w:rPr>
              <w:t>860DSP</w:t>
            </w:r>
            <w:r>
              <w:rPr>
                <w:rFonts w:ascii="Times New Roman" w:hAnsiTheme="minorEastAsia"/>
                <w:kern w:val="0"/>
                <w:szCs w:val="24"/>
              </w:rPr>
              <w:t>查看中频</w:t>
            </w:r>
            <w:r>
              <w:rPr>
                <w:rFonts w:ascii="Times New Roman" w:hAnsi="Times New Roman"/>
                <w:kern w:val="0"/>
                <w:szCs w:val="24"/>
              </w:rPr>
              <w:t>/</w:t>
            </w:r>
            <w:r>
              <w:rPr>
                <w:rFonts w:ascii="Times New Roman" w:hAnsiTheme="minorEastAsia"/>
                <w:kern w:val="0"/>
                <w:szCs w:val="24"/>
              </w:rPr>
              <w:t>射频输出；</w:t>
            </w:r>
            <w:r>
              <w:rPr>
                <w:rFonts w:ascii="Times New Roman" w:hAnsi="Times New Roman"/>
                <w:kern w:val="0"/>
                <w:szCs w:val="24"/>
              </w:rPr>
              <w:t> </w:t>
            </w:r>
          </w:p>
          <w:p>
            <w:pPr>
              <w:autoSpaceDE w:val="0"/>
              <w:autoSpaceDN w:val="0"/>
              <w:adjustRightInd w:val="0"/>
              <w:snapToGrid w:val="0"/>
              <w:spacing w:line="360" w:lineRule="auto"/>
              <w:jc w:val="left"/>
              <w:rPr>
                <w:rFonts w:ascii="Times New Roman" w:hAnsiTheme="minorEastAsia"/>
                <w:kern w:val="0"/>
                <w:szCs w:val="24"/>
              </w:rPr>
            </w:pPr>
            <w:r>
              <w:rPr>
                <w:rFonts w:ascii="Times New Roman" w:hAnsi="Times New Roman"/>
                <w:kern w:val="0"/>
                <w:szCs w:val="24"/>
              </w:rPr>
              <w:t>5</w:t>
            </w:r>
            <w:r>
              <w:rPr>
                <w:rFonts w:ascii="Times New Roman" w:hAnsiTheme="minorEastAsia"/>
                <w:kern w:val="0"/>
                <w:szCs w:val="24"/>
              </w:rPr>
              <w:t>、分别查询在线</w:t>
            </w:r>
            <w:r>
              <w:rPr>
                <w:rFonts w:ascii="Times New Roman" w:hAnsi="Times New Roman"/>
                <w:kern w:val="0"/>
                <w:szCs w:val="24"/>
              </w:rPr>
              <w:t>DOCSIS2.0</w:t>
            </w:r>
            <w:r>
              <w:rPr>
                <w:rFonts w:ascii="Times New Roman" w:hAnsiTheme="minorEastAsia"/>
                <w:kern w:val="0"/>
                <w:szCs w:val="24"/>
              </w:rPr>
              <w:t>和</w:t>
            </w:r>
            <w:r>
              <w:rPr>
                <w:rFonts w:ascii="Times New Roman" w:hAnsi="Times New Roman"/>
                <w:kern w:val="0"/>
                <w:szCs w:val="24"/>
              </w:rPr>
              <w:t>1.0</w:t>
            </w:r>
            <w:r>
              <w:rPr>
                <w:rFonts w:ascii="Times New Roman" w:hAnsiTheme="minorEastAsia"/>
                <w:kern w:val="0"/>
                <w:szCs w:val="24"/>
              </w:rPr>
              <w:t>的</w:t>
            </w:r>
            <w:r>
              <w:rPr>
                <w:rFonts w:ascii="Times New Roman" w:hAnsi="Times New Roman"/>
                <w:kern w:val="0"/>
                <w:szCs w:val="24"/>
              </w:rPr>
              <w:t>CM</w:t>
            </w:r>
            <w:r>
              <w:rPr>
                <w:rFonts w:ascii="Times New Roman" w:hAnsiTheme="minorEastAsia"/>
                <w:kern w:val="0"/>
                <w:szCs w:val="24"/>
              </w:rPr>
              <w:t>实际的下行通道参数，和相应信息的变化；</w:t>
            </w:r>
          </w:p>
        </w:tc>
      </w:tr>
    </w:tbl>
    <w:p>
      <w:pPr>
        <w:pBdr>
          <w:top w:val="none" w:color="000000" w:sz="0" w:space="0"/>
          <w:left w:val="none" w:color="auto" w:sz="0" w:space="0"/>
          <w:bottom w:val="none" w:color="000000" w:sz="0" w:space="0"/>
          <w:right w:val="none" w:color="auto" w:sz="0" w:space="0"/>
          <w:between w:val="none" w:color="auto" w:sz="0" w:space="0"/>
        </w:pBdr>
        <w:autoSpaceDE w:val="0"/>
        <w:autoSpaceDN w:val="0"/>
        <w:adjustRightInd w:val="0"/>
        <w:snapToGrid w:val="0"/>
        <w:spacing w:line="360" w:lineRule="auto"/>
        <w:jc w:val="center"/>
        <w:rPr>
          <w:rFonts w:hint="eastAsia" w:ascii="Times New Roman" w:hAnsiTheme="minorEastAsia"/>
          <w:kern w:val="0"/>
          <w:szCs w:val="24"/>
        </w:rPr>
      </w:pPr>
      <w:r>
        <w:rPr>
          <w:rFonts w:hint="eastAsia" w:ascii="Times New Roman" w:hAnsiTheme="minorEastAsia"/>
          <w:kern w:val="0"/>
          <w:szCs w:val="24"/>
          <w:lang w:val="en-US" w:eastAsia="zh-CN"/>
        </w:rPr>
        <w:t xml:space="preserve">  </w:t>
      </w:r>
      <w:r>
        <w:rPr>
          <w:rFonts w:hint="eastAsia" w:ascii="Times New Roman" w:hAnsiTheme="minorEastAsia"/>
          <w:kern w:val="0"/>
          <w:szCs w:val="24"/>
        </w:rPr>
        <w:t>表 5</w:t>
      </w:r>
      <w:r>
        <w:rPr>
          <w:rFonts w:ascii="Times New Roman" w:hAnsi="Times New Roman"/>
          <w:kern w:val="0"/>
          <w:szCs w:val="24"/>
        </w:rPr>
        <w:t xml:space="preserve">  CMTS</w:t>
      </w:r>
      <w:r>
        <w:rPr>
          <w:rFonts w:hint="eastAsia" w:ascii="Times New Roman" w:hAnsiTheme="minorEastAsia"/>
          <w:kern w:val="0"/>
          <w:szCs w:val="24"/>
        </w:rPr>
        <w:t>下</w:t>
      </w:r>
      <w:r>
        <w:rPr>
          <w:rFonts w:ascii="Times New Roman" w:hAnsiTheme="minorEastAsia"/>
          <w:kern w:val="0"/>
          <w:szCs w:val="24"/>
        </w:rPr>
        <w:t>行通道功能</w:t>
      </w:r>
    </w:p>
    <w:p>
      <w:pPr>
        <w:autoSpaceDE w:val="0"/>
        <w:autoSpaceDN w:val="0"/>
        <w:adjustRightInd w:val="0"/>
        <w:snapToGrid w:val="0"/>
        <w:spacing w:line="360" w:lineRule="auto"/>
        <w:jc w:val="center"/>
        <w:rPr>
          <w:rFonts w:hint="eastAsia" w:ascii="Times New Roman" w:hAnsiTheme="minorEastAsia"/>
          <w:kern w:val="0"/>
          <w:szCs w:val="24"/>
        </w:rPr>
      </w:pPr>
    </w:p>
    <w:p>
      <w:pPr>
        <w:autoSpaceDE w:val="0"/>
        <w:autoSpaceDN w:val="0"/>
        <w:adjustRightInd w:val="0"/>
        <w:snapToGrid w:val="0"/>
        <w:spacing w:line="360" w:lineRule="auto"/>
        <w:jc w:val="center"/>
        <w:rPr>
          <w:rFonts w:ascii="Times New Roman" w:hAnsiTheme="minorEastAsia"/>
          <w:kern w:val="0"/>
          <w:szCs w:val="24"/>
        </w:rPr>
      </w:pPr>
      <w:r>
        <w:rPr>
          <w:rFonts w:hint="eastAsia" w:ascii="Times New Roman" w:hAnsiTheme="minorEastAsia"/>
          <w:kern w:val="0"/>
          <w:szCs w:val="24"/>
        </w:rPr>
        <w:t>表 6</w:t>
      </w:r>
      <w:r>
        <w:rPr>
          <w:rFonts w:ascii="Times New Roman" w:hAnsi="Times New Roman"/>
          <w:kern w:val="0"/>
          <w:szCs w:val="24"/>
        </w:rPr>
        <w:t xml:space="preserve">  CMTS</w:t>
      </w:r>
      <w:r>
        <w:rPr>
          <w:rFonts w:hint="eastAsia" w:ascii="Times New Roman" w:hAnsiTheme="minorEastAsia"/>
          <w:kern w:val="0"/>
          <w:szCs w:val="24"/>
        </w:rPr>
        <w:t>下</w:t>
      </w:r>
      <w:r>
        <w:rPr>
          <w:rFonts w:ascii="Times New Roman" w:hAnsiTheme="minorEastAsia"/>
          <w:kern w:val="0"/>
          <w:szCs w:val="24"/>
        </w:rPr>
        <w:t>行通道功能测试</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522" w:hRule="atLeast"/>
        </w:trPr>
        <w:tc>
          <w:tcPr>
            <w:tcW w:w="8522" w:type="dxa"/>
            <w:tcBorders>
              <w:tl2br w:val="nil"/>
              <w:tr2bl w:val="nil"/>
            </w:tcBorders>
            <w:vAlign w:val="top"/>
          </w:tcPr>
          <w:p>
            <w:pPr>
              <w:widowControl w:val="0"/>
              <w:pBdr>
                <w:top w:val="none" w:color="auto" w:sz="0" w:space="1"/>
                <w:left w:val="none" w:color="auto" w:sz="0" w:space="4"/>
                <w:bottom w:val="none" w:color="auto" w:sz="0" w:space="1"/>
                <w:right w:val="none" w:color="auto" w:sz="0" w:space="4"/>
                <w:between w:val="none" w:color="auto" w:sz="0" w:space="0"/>
              </w:pBd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测试结果与结论：</w:t>
            </w:r>
            <w:r>
              <w:rPr>
                <w:rFonts w:ascii="Times New Roman" w:hAnsi="Times New Roman"/>
                <w:kern w:val="0"/>
                <w:szCs w:val="24"/>
              </w:rPr>
              <w:t>      </w:t>
            </w:r>
            <w:r>
              <w:rPr>
                <w:rFonts w:ascii="Times New Roman" w:hAnsiTheme="minorEastAsia"/>
                <w:kern w:val="0"/>
                <w:szCs w:val="24"/>
              </w:rPr>
              <w:t>初始设置其下行调制方式为</w:t>
            </w:r>
            <w:r>
              <w:rPr>
                <w:rFonts w:ascii="Times New Roman" w:hAnsi="Times New Roman"/>
                <w:kern w:val="0"/>
                <w:szCs w:val="24"/>
              </w:rPr>
              <w:t>QAM64 </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2" w:type="dxa"/>
            <w:tcBorders>
              <w:tl2br w:val="nil"/>
              <w:tr2bl w:val="nil"/>
            </w:tcBorders>
            <w:vAlign w:val="top"/>
          </w:tcPr>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uBR10012(config-if)#do show contr cab 8/0/0 dow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Downstream is up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 777.0000 MHz,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Channel Width 6 MHz,</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 64-QAM, Symbol Rate 5.056941 Msps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FEC ITU-T J.83 Annex B,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R/S Interleave I=32, J=4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Downstream channel ID: 2 </w:t>
            </w:r>
          </w:p>
          <w:p>
            <w:pP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更改其下行调制方式为</w:t>
            </w:r>
            <w:r>
              <w:rPr>
                <w:rFonts w:hint="eastAsia" w:ascii="Times New Roman" w:hAnsiTheme="minorEastAsia"/>
                <w:kern w:val="0"/>
                <w:szCs w:val="24"/>
                <w:lang w:val="en-US" w:eastAsia="zh-CN"/>
              </w:rPr>
              <w:t>:</w:t>
            </w:r>
            <w:r>
              <w:rPr>
                <w:rFonts w:ascii="Times New Roman" w:hAnsi="Times New Roman"/>
                <w:kern w:val="0"/>
                <w:szCs w:val="24"/>
              </w:rPr>
              <w:t>QAM256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uBR10012(config-if)#cab dow modu 256 </w:t>
            </w:r>
          </w:p>
          <w:p>
            <w:pP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uBR10012(config-if)#do show contr cab 8/0/0 dow </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Cable8/0/0 Downstream is up </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Frequency 777.0000 MHz,</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 Channel Width 6 MHz, </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256-QAM, Symbol Rate 5.360537 Msps  </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FEC ITU-T J.83 Annex B, </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imes New Roman"/>
                <w:kern w:val="0"/>
                <w:szCs w:val="24"/>
              </w:rPr>
              <w:t>R/S Interleave I=32, J=4 </w:t>
            </w:r>
          </w:p>
          <w:p>
            <w:pPr>
              <w:pBdr>
                <w:bottom w:val="single" w:color="auto" w:sz="4" w:space="1"/>
              </w:pBdr>
              <w:autoSpaceDE w:val="0"/>
              <w:autoSpaceDN w:val="0"/>
              <w:adjustRightInd w:val="0"/>
              <w:snapToGrid w:val="0"/>
              <w:spacing w:line="360" w:lineRule="auto"/>
              <w:jc w:val="both"/>
              <w:rPr>
                <w:rFonts w:ascii="Times New Roman" w:hAnsiTheme="minorEastAsia"/>
                <w:kern w:val="0"/>
                <w:szCs w:val="24"/>
              </w:rPr>
            </w:pPr>
            <w:r>
              <w:rPr>
                <w:rFonts w:ascii="Times New Roman" w:hAnsiTheme="minorEastAsia"/>
                <w:kern w:val="0"/>
                <w:szCs w:val="24"/>
              </w:rPr>
              <w:t>结论：</w:t>
            </w:r>
          </w:p>
          <w:p>
            <w:pPr>
              <w:pBdr>
                <w:bottom w:val="single" w:color="auto" w:sz="4" w:space="1"/>
              </w:pBdr>
              <w:autoSpaceDE w:val="0"/>
              <w:autoSpaceDN w:val="0"/>
              <w:adjustRightInd w:val="0"/>
              <w:snapToGrid w:val="0"/>
              <w:spacing w:line="360" w:lineRule="auto"/>
              <w:jc w:val="both"/>
              <w:rPr>
                <w:rFonts w:ascii="Times New Roman" w:hAnsi="Times New Roman"/>
                <w:kern w:val="0"/>
                <w:szCs w:val="24"/>
              </w:rPr>
            </w:pPr>
            <w:r>
              <w:rPr>
                <w:rFonts w:ascii="Times New Roman" w:hAnsiTheme="minorEastAsia"/>
                <w:kern w:val="0"/>
                <w:szCs w:val="24"/>
              </w:rPr>
              <w:t>下行通道的调制方式参数成功</w:t>
            </w:r>
            <w:r>
              <w:rPr>
                <w:rFonts w:ascii="Times New Roman" w:hAnsi="Times New Roman"/>
                <w:kern w:val="0"/>
                <w:szCs w:val="24"/>
              </w:rPr>
              <w:t>860DSP</w:t>
            </w:r>
            <w:r>
              <w:rPr>
                <w:rFonts w:ascii="Times New Roman" w:hAnsiTheme="minorEastAsia"/>
                <w:kern w:val="0"/>
                <w:szCs w:val="24"/>
              </w:rPr>
              <w:t>显示射频输出的星座图正常，</w:t>
            </w:r>
            <w:r>
              <w:rPr>
                <w:rFonts w:ascii="Times New Roman" w:hAnsi="Times New Roman"/>
                <w:kern w:val="0"/>
                <w:szCs w:val="24"/>
              </w:rPr>
              <w:t>MER&gt;30,BER&lt;1E-10CM</w:t>
            </w:r>
            <w:r>
              <w:rPr>
                <w:rFonts w:ascii="Times New Roman" w:hAnsiTheme="minorEastAsia"/>
                <w:kern w:val="0"/>
                <w:szCs w:val="24"/>
              </w:rPr>
              <w:t>重新搜索后自动重新上线。</w:t>
            </w:r>
          </w:p>
        </w:tc>
      </w:tr>
    </w:tbl>
    <w:p>
      <w:pPr/>
    </w:p>
    <w:p>
      <w:pPr>
        <w:widowControl/>
        <w:rPr>
          <w:rFonts w:ascii="Times New Roman" w:hAnsi="Times New Roman"/>
          <w:szCs w:val="24"/>
        </w:rPr>
      </w:pPr>
      <w:r>
        <w:rPr>
          <w:rFonts w:ascii="Times New Roman" w:hAnsiTheme="minorEastAsia"/>
          <w:szCs w:val="24"/>
        </w:rPr>
        <w:t>然后</w:t>
      </w:r>
      <w:r>
        <w:rPr>
          <w:rFonts w:hint="eastAsia" w:ascii="Times New Roman" w:hAnsiTheme="minorEastAsia"/>
          <w:szCs w:val="24"/>
        </w:rPr>
        <w:t>，</w:t>
      </w:r>
      <w:r>
        <w:rPr>
          <w:rFonts w:ascii="Times New Roman" w:hAnsiTheme="minorEastAsia"/>
          <w:szCs w:val="24"/>
        </w:rPr>
        <w:t>远程到</w:t>
      </w:r>
      <w:r>
        <w:rPr>
          <w:rFonts w:ascii="Times New Roman" w:hAnsi="Times New Roman"/>
          <w:szCs w:val="24"/>
        </w:rPr>
        <w:t>CMTS</w:t>
      </w:r>
      <w:r>
        <w:rPr>
          <w:rFonts w:ascii="Times New Roman" w:hAnsiTheme="minorEastAsia"/>
          <w:szCs w:val="24"/>
        </w:rPr>
        <w:t>的服务器，输入指令：</w:t>
      </w:r>
      <w:r>
        <w:rPr>
          <w:rFonts w:ascii="Times New Roman" w:hAnsi="Times New Roman"/>
          <w:szCs w:val="24"/>
        </w:rPr>
        <w:t>show cable modem</w:t>
      </w:r>
      <w:r>
        <w:rPr>
          <w:rFonts w:hint="eastAsia" w:ascii="Times New Roman" w:hAnsi="Times New Roman"/>
          <w:szCs w:val="24"/>
          <w:lang w:eastAsia="zh-CN"/>
        </w:rPr>
        <w:t>，</w:t>
      </w:r>
      <w:r>
        <w:rPr>
          <w:rFonts w:ascii="Times New Roman" w:hAnsiTheme="minorEastAsia"/>
          <w:szCs w:val="24"/>
        </w:rPr>
        <w:t>得到如</w:t>
      </w:r>
      <w:r>
        <w:rPr>
          <w:rFonts w:hint="eastAsia" w:ascii="Times New Roman" w:hAnsiTheme="minorEastAsia"/>
          <w:szCs w:val="24"/>
          <w:lang w:eastAsia="zh-CN"/>
        </w:rPr>
        <w:t>图</w:t>
      </w:r>
      <w:r>
        <w:rPr>
          <w:rFonts w:hint="eastAsia" w:ascii="Times New Roman" w:hAnsiTheme="minorEastAsia"/>
          <w:szCs w:val="24"/>
          <w:lang w:val="en-US" w:eastAsia="zh-CN"/>
        </w:rPr>
        <w:t>32所示：</w:t>
      </w:r>
    </w:p>
    <w:p>
      <w:pPr>
        <w:widowControl/>
        <w:adjustRightInd w:val="0"/>
        <w:snapToGrid w:val="0"/>
        <w:spacing w:line="360" w:lineRule="auto"/>
        <w:jc w:val="center"/>
        <w:rPr>
          <w:rFonts w:ascii="Times New Roman" w:hAnsi="Times New Roman"/>
          <w:kern w:val="0"/>
          <w:szCs w:val="24"/>
        </w:rPr>
      </w:pPr>
      <w:r>
        <w:rPr>
          <w:rFonts w:ascii="Times New Roman" w:hAnsi="Times New Roman"/>
          <w:kern w:val="0"/>
          <w:szCs w:val="24"/>
        </w:rPr>
        <w:drawing>
          <wp:inline distT="0" distB="0" distL="0" distR="0">
            <wp:extent cx="4530725" cy="2744470"/>
            <wp:effectExtent l="0" t="0" r="3175" b="17780"/>
            <wp:docPr id="30" name="图片 30" descr="C:\Users\fatwo\AppData\Roaming\Tencent\Users\1430450291\QQ\WinTemp\RichOle\GAOG{IH5`JVK`RR2N16(7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fatwo\AppData\Roaming\Tencent\Users\1430450291\QQ\WinTemp\RichOle\GAOG{IH5`JVK`RR2N16(7WJ.png"/>
                    <pic:cNvPicPr>
                      <a:picLocks noChangeAspect="1" noChangeArrowheads="1"/>
                    </pic:cNvPicPr>
                  </pic:nvPicPr>
                  <pic:blipFill>
                    <a:blip r:embed="rId47">
                      <a:extLst>
                        <a:ext uri="{28A0092B-C50C-407E-A947-70E740481C1C}">
                          <a14:useLocalDpi xmlns:a14="http://schemas.microsoft.com/office/drawing/2010/main" val="0"/>
                        </a:ext>
                      </a:extLst>
                    </a:blip>
                    <a:srcRect l="1" t="3518" r="942" b="2562"/>
                    <a:stretch>
                      <a:fillRect/>
                    </a:stretch>
                  </pic:blipFill>
                  <pic:spPr>
                    <a:xfrm>
                      <a:off x="0" y="0"/>
                      <a:ext cx="4530725" cy="2744470"/>
                    </a:xfrm>
                    <a:prstGeom prst="rect">
                      <a:avLst/>
                    </a:prstGeom>
                    <a:noFill/>
                    <a:ln>
                      <a:noFill/>
                    </a:ln>
                  </pic:spPr>
                </pic:pic>
              </a:graphicData>
            </a:graphic>
          </wp:inline>
        </w:drawing>
      </w:r>
    </w:p>
    <w:p>
      <w:pPr>
        <w:widowControl/>
        <w:adjustRightInd w:val="0"/>
        <w:snapToGrid w:val="0"/>
        <w:spacing w:line="360" w:lineRule="auto"/>
        <w:jc w:val="center"/>
        <w:rPr>
          <w:rFonts w:ascii="Times New Roman" w:hAnsi="Times New Roman"/>
          <w:color w:val="000000"/>
          <w:kern w:val="0"/>
          <w:szCs w:val="24"/>
        </w:rPr>
      </w:pPr>
      <w:r>
        <w:rPr>
          <w:rFonts w:hint="eastAsia" w:ascii="Times New Roman" w:hAnsi="Times New Roman"/>
          <w:color w:val="000000"/>
          <w:kern w:val="0"/>
          <w:szCs w:val="24"/>
        </w:rPr>
        <w:t>图</w:t>
      </w:r>
      <w:r>
        <w:rPr>
          <w:rFonts w:hint="eastAsia" w:ascii="Times New Roman" w:hAnsi="Times New Roman"/>
          <w:color w:val="000000"/>
          <w:kern w:val="0"/>
          <w:szCs w:val="24"/>
          <w:lang w:val="en-US" w:eastAsia="zh-CN"/>
        </w:rPr>
        <w:t xml:space="preserve">32 </w:t>
      </w:r>
      <w:r>
        <w:rPr>
          <w:rFonts w:ascii="Times New Roman" w:hAnsi="Times New Roman"/>
          <w:szCs w:val="24"/>
        </w:rPr>
        <w:t>CMTS</w:t>
      </w:r>
      <w:r>
        <w:rPr>
          <w:rFonts w:hint="eastAsia" w:ascii="Times New Roman" w:hAnsi="Times New Roman"/>
          <w:szCs w:val="24"/>
        </w:rPr>
        <w:t>控制CM成功上线</w:t>
      </w:r>
    </w:p>
    <w:p>
      <w:pPr>
        <w:adjustRightInd w:val="0"/>
        <w:snapToGrid w:val="0"/>
        <w:spacing w:line="360" w:lineRule="auto"/>
        <w:ind w:firstLine="480" w:firstLineChars="200"/>
        <w:rPr>
          <w:rFonts w:ascii="Times New Roman" w:hAnsiTheme="minorEastAsia"/>
          <w:szCs w:val="24"/>
        </w:rPr>
      </w:pPr>
      <w:r>
        <w:rPr>
          <w:rFonts w:ascii="Times New Roman" w:hAnsiTheme="minorEastAsia"/>
          <w:szCs w:val="24"/>
        </w:rPr>
        <w:t>如图看到了</w:t>
      </w:r>
      <w:r>
        <w:rPr>
          <w:rFonts w:ascii="Times New Roman" w:hAnsi="Times New Roman"/>
          <w:szCs w:val="24"/>
        </w:rPr>
        <w:t>CM</w:t>
      </w:r>
      <w:r>
        <w:rPr>
          <w:rFonts w:ascii="Times New Roman" w:hAnsiTheme="minorEastAsia"/>
          <w:szCs w:val="24"/>
        </w:rPr>
        <w:t>已经属于</w:t>
      </w:r>
      <w:r>
        <w:rPr>
          <w:rFonts w:ascii="Times New Roman" w:hAnsi="Times New Roman"/>
          <w:szCs w:val="24"/>
        </w:rPr>
        <w:t>online</w:t>
      </w:r>
      <w:r>
        <w:rPr>
          <w:rFonts w:ascii="Times New Roman" w:hAnsiTheme="minorEastAsia"/>
          <w:szCs w:val="24"/>
        </w:rPr>
        <w:t>状态，表示</w:t>
      </w:r>
      <w:r>
        <w:rPr>
          <w:rFonts w:hint="eastAsia" w:ascii="Times New Roman" w:hAnsi="Times New Roman"/>
          <w:szCs w:val="24"/>
        </w:rPr>
        <w:t>CMTS</w:t>
      </w:r>
      <w:r>
        <w:rPr>
          <w:rFonts w:ascii="Times New Roman" w:hAnsiTheme="minorEastAsia"/>
          <w:szCs w:val="24"/>
        </w:rPr>
        <w:t>与</w:t>
      </w:r>
      <w:r>
        <w:rPr>
          <w:rFonts w:hint="eastAsia" w:ascii="Times New Roman" w:hAnsi="Times New Roman"/>
          <w:szCs w:val="24"/>
        </w:rPr>
        <w:t>CM</w:t>
      </w:r>
      <w:r>
        <w:rPr>
          <w:rFonts w:ascii="Times New Roman" w:hAnsiTheme="minorEastAsia"/>
          <w:szCs w:val="24"/>
        </w:rPr>
        <w:t>配置链接合理。</w:t>
      </w:r>
    </w:p>
    <w:p>
      <w:pPr>
        <w:pStyle w:val="2"/>
        <w:adjustRightInd w:val="0"/>
        <w:snapToGrid w:val="0"/>
        <w:spacing w:before="0" w:after="0" w:line="360" w:lineRule="auto"/>
        <w:jc w:val="both"/>
        <w:rPr>
          <w:rFonts w:ascii="黑体" w:hAnsi="Times New Roman"/>
          <w:szCs w:val="28"/>
        </w:rPr>
      </w:pPr>
      <w:bookmarkStart w:id="74" w:name="_Toc24940"/>
      <w:r>
        <w:rPr>
          <w:rFonts w:hint="eastAsia" w:ascii="黑体" w:hAnsi="Times New Roman"/>
          <w:szCs w:val="28"/>
        </w:rPr>
        <w:t>5</w:t>
      </w:r>
      <w:r>
        <w:rPr>
          <w:rFonts w:hint="eastAsia" w:ascii="黑体" w:hAnsiTheme="minorEastAsia"/>
          <w:szCs w:val="28"/>
        </w:rPr>
        <w:t>结论与展望</w:t>
      </w:r>
      <w:bookmarkEnd w:id="74"/>
    </w:p>
    <w:p>
      <w:pPr>
        <w:pStyle w:val="3"/>
        <w:adjustRightInd w:val="0"/>
        <w:snapToGrid w:val="0"/>
        <w:spacing w:before="0" w:after="0" w:line="360" w:lineRule="auto"/>
        <w:jc w:val="both"/>
        <w:rPr>
          <w:rFonts w:ascii="黑体" w:hAnsi="Times New Roman"/>
          <w:szCs w:val="24"/>
        </w:rPr>
      </w:pPr>
      <w:bookmarkStart w:id="75" w:name="_Toc14142"/>
      <w:r>
        <w:rPr>
          <w:rFonts w:hint="eastAsia" w:ascii="黑体" w:hAnsi="Times New Roman"/>
          <w:szCs w:val="24"/>
        </w:rPr>
        <w:t xml:space="preserve">5.1 </w:t>
      </w:r>
      <w:r>
        <w:rPr>
          <w:rFonts w:hint="eastAsia" w:ascii="黑体" w:hAnsiTheme="minorEastAsia"/>
          <w:szCs w:val="24"/>
        </w:rPr>
        <w:t>结论</w:t>
      </w:r>
      <w:bookmarkEnd w:id="75"/>
    </w:p>
    <w:p>
      <w:pPr>
        <w:adjustRightInd w:val="0"/>
        <w:snapToGrid w:val="0"/>
        <w:spacing w:line="360" w:lineRule="auto"/>
        <w:ind w:firstLine="480" w:firstLineChars="200"/>
        <w:rPr>
          <w:rFonts w:hint="eastAsia"/>
        </w:rPr>
      </w:pPr>
      <w:r>
        <w:rPr>
          <w:rFonts w:ascii="Times New Roman" w:hAnsiTheme="minorEastAsia"/>
          <w:szCs w:val="24"/>
        </w:rPr>
        <w:t>根据第四章实验环境的搭建和测试设备的安装和调试，可以得到以下的测试结论：</w:t>
      </w:r>
      <w:r>
        <w:rPr>
          <w:rFonts w:hint="eastAsia" w:ascii="Times New Roman" w:hAnsiTheme="minorEastAsia"/>
          <w:szCs w:val="24"/>
          <w:lang w:val="en-US" w:eastAsia="zh-CN"/>
        </w:rPr>
        <w:t>如表7 所示，</w:t>
      </w:r>
      <w:r>
        <w:rPr>
          <w:rFonts w:hint="eastAsia"/>
        </w:rPr>
        <w:t xml:space="preserve"> </w:t>
      </w:r>
      <w:r>
        <w:rPr>
          <w:rFonts w:hint="eastAsia"/>
          <w:lang w:eastAsia="zh-CN"/>
        </w:rPr>
        <w:t>可以简单直观的看出</w:t>
      </w:r>
      <w:r>
        <w:rPr>
          <w:rFonts w:hAnsi="Times New Roman"/>
        </w:rPr>
        <w:t>CMTS</w:t>
      </w:r>
      <w:r>
        <w:t>与</w:t>
      </w:r>
      <w:r>
        <w:rPr>
          <w:rFonts w:hAnsi="Times New Roman"/>
        </w:rPr>
        <w:t xml:space="preserve"> CM </w:t>
      </w:r>
      <w:r>
        <w:t>的兼容性</w:t>
      </w:r>
      <w:r>
        <w:rPr>
          <w:rFonts w:hint="eastAsia"/>
          <w:lang w:eastAsia="zh-CN"/>
        </w:rPr>
        <w:t>测试结论。</w:t>
      </w:r>
    </w:p>
    <w:p>
      <w:pPr>
        <w:jc w:val="center"/>
      </w:pPr>
      <w:r>
        <w:rPr>
          <w:rFonts w:hint="eastAsia"/>
        </w:rPr>
        <w:t>表</w:t>
      </w:r>
      <w:r>
        <w:rPr>
          <w:rFonts w:hint="eastAsia"/>
          <w:lang w:val="en-US" w:eastAsia="zh-CN"/>
        </w:rPr>
        <w:t>7</w:t>
      </w:r>
      <w:r>
        <w:rPr>
          <w:rFonts w:hint="eastAsia"/>
        </w:rPr>
        <w:t xml:space="preserve"> </w:t>
      </w:r>
      <w:r>
        <w:rPr>
          <w:rFonts w:hint="eastAsia"/>
          <w:lang w:val="en-US" w:eastAsia="zh-CN"/>
        </w:rPr>
        <w:t xml:space="preserve"> </w:t>
      </w:r>
      <w:r>
        <w:rPr>
          <w:rFonts w:hAnsi="Times New Roman"/>
        </w:rPr>
        <w:t>CMTS</w:t>
      </w:r>
      <w:r>
        <w:t>与</w:t>
      </w:r>
      <w:r>
        <w:rPr>
          <w:rFonts w:hAnsi="Times New Roman"/>
        </w:rPr>
        <w:t xml:space="preserve"> CM </w:t>
      </w:r>
      <w:r>
        <w:t>的兼容性</w:t>
      </w:r>
    </w:p>
    <w:p>
      <w:pPr>
        <w:jc w:val="center"/>
      </w:pPr>
    </w:p>
    <w:tbl>
      <w:tblPr>
        <w:tblStyle w:val="20"/>
        <w:tblW w:w="8528"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l2br w:val="nil"/>
              <w:tr2bl w:val="nil"/>
            </w:tcBorders>
            <w:vAlign w:val="top"/>
          </w:tcPr>
          <w:p>
            <w:pPr>
              <w:jc w:val="left"/>
              <w:rPr>
                <w:vertAlign w:val="baseline"/>
              </w:rPr>
            </w:pPr>
            <w:r>
              <w:rPr>
                <w:rFonts w:ascii="Times New Roman" w:hAnsiTheme="minorEastAsia"/>
                <w:szCs w:val="24"/>
              </w:rPr>
              <w:t>测试编号：</w:t>
            </w:r>
            <w:r>
              <w:rPr>
                <w:rFonts w:ascii="Times New Roman" w:hAnsi="Times New Roman"/>
                <w:szCs w:val="24"/>
              </w:rPr>
              <w:t>1</w:t>
            </w:r>
            <w:r>
              <w:rPr>
                <w:rFonts w:hint="eastAsia" w:ascii="Times New Roman" w:hAnsi="Times New Roman"/>
                <w:szCs w:val="24"/>
              </w:rPr>
              <w:t xml:space="preserve">                         </w:t>
            </w:r>
            <w:r>
              <w:rPr>
                <w:rFonts w:ascii="Times New Roman" w:hAnsiTheme="minorEastAsia"/>
                <w:szCs w:val="24"/>
              </w:rPr>
              <w:t>测试日期：</w:t>
            </w:r>
            <w:r>
              <w:rPr>
                <w:rFonts w:ascii="Times New Roman" w:hAnsi="Times New Roman"/>
                <w:szCs w:val="24"/>
              </w:rPr>
              <w:t>2016/3/28</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l2br w:val="nil"/>
              <w:tr2bl w:val="nil"/>
            </w:tcBorders>
            <w:vAlign w:val="top"/>
          </w:tcPr>
          <w:p>
            <w:pPr>
              <w:adjustRightInd w:val="0"/>
              <w:snapToGrid w:val="0"/>
              <w:spacing w:line="360" w:lineRule="auto"/>
              <w:jc w:val="both"/>
              <w:rPr>
                <w:rFonts w:ascii="Times New Roman" w:hAnsiTheme="minorEastAsia"/>
                <w:szCs w:val="24"/>
              </w:rPr>
            </w:pPr>
            <w:r>
              <w:rPr>
                <w:rFonts w:ascii="Times New Roman" w:hAnsiTheme="minorEastAsia"/>
                <w:szCs w:val="24"/>
              </w:rPr>
              <w:t>项目：</w:t>
            </w:r>
            <w:r>
              <w:rPr>
                <w:rFonts w:ascii="Times New Roman" w:hAnsi="Times New Roman"/>
                <w:szCs w:val="24"/>
              </w:rPr>
              <w:t> CMTS</w:t>
            </w:r>
            <w:r>
              <w:rPr>
                <w:rFonts w:ascii="Times New Roman" w:hAnsiTheme="minorEastAsia"/>
                <w:szCs w:val="24"/>
              </w:rPr>
              <w:t>标准功能测试</w:t>
            </w:r>
            <w:r>
              <w:rPr>
                <w:rFonts w:ascii="Times New Roman" w:hAnsi="Times New Roman"/>
                <w:szCs w:val="24"/>
              </w:rPr>
              <w:t> </w:t>
            </w:r>
            <w:r>
              <w:rPr>
                <w:rFonts w:hint="eastAsia" w:ascii="Times New Roman" w:hAnsi="Times New Roman"/>
                <w:szCs w:val="24"/>
              </w:rPr>
              <w:t xml:space="preserve">           </w:t>
            </w:r>
            <w:r>
              <w:rPr>
                <w:rFonts w:ascii="Times New Roman" w:hAnsiTheme="minorEastAsia"/>
                <w:szCs w:val="24"/>
              </w:rPr>
              <w:t>分</w:t>
            </w:r>
            <w:r>
              <w:rPr>
                <w:rFonts w:ascii="Times New Roman" w:hAnsi="Times New Roman"/>
                <w:szCs w:val="24"/>
              </w:rPr>
              <w:t>  </w:t>
            </w:r>
            <w:r>
              <w:rPr>
                <w:rFonts w:ascii="Times New Roman" w:hAnsiTheme="minorEastAsia"/>
                <w:szCs w:val="24"/>
              </w:rPr>
              <w:t>项</w:t>
            </w:r>
            <w:r>
              <w:rPr>
                <w:rFonts w:ascii="Times New Roman" w:hAnsi="Times New Roman"/>
                <w:szCs w:val="24"/>
              </w:rPr>
              <w:t>  </w:t>
            </w:r>
            <w:r>
              <w:rPr>
                <w:rFonts w:ascii="Times New Roman" w:hAnsiTheme="minorEastAsia"/>
                <w:szCs w:val="24"/>
              </w:rPr>
              <w:t>目：</w:t>
            </w:r>
            <w:r>
              <w:rPr>
                <w:rFonts w:ascii="Times New Roman" w:hAnsi="Times New Roman"/>
                <w:szCs w:val="24"/>
              </w:rPr>
              <w:t> CMTS </w:t>
            </w:r>
            <w:r>
              <w:rPr>
                <w:rFonts w:ascii="Times New Roman" w:hAnsiTheme="minorEastAsia"/>
                <w:szCs w:val="24"/>
              </w:rPr>
              <w:t>与</w:t>
            </w:r>
            <w:r>
              <w:rPr>
                <w:rFonts w:ascii="Times New Roman" w:hAnsi="Times New Roman"/>
                <w:szCs w:val="24"/>
              </w:rPr>
              <w:t> CM</w:t>
            </w:r>
            <w:r>
              <w:rPr>
                <w:rFonts w:ascii="Times New Roman" w:hAnsiTheme="minorEastAsia"/>
                <w:szCs w:val="24"/>
              </w:rPr>
              <w:t>的兼容性</w:t>
            </w:r>
          </w:p>
          <w:p>
            <w:pPr>
              <w:adjustRightInd w:val="0"/>
              <w:snapToGrid w:val="0"/>
              <w:spacing w:line="360" w:lineRule="auto"/>
              <w:jc w:val="both"/>
              <w:rPr>
                <w:rFonts w:ascii="Times New Roman" w:hAnsiTheme="minorEastAsia"/>
                <w:szCs w:val="24"/>
              </w:rPr>
            </w:pPr>
            <w:r>
              <w:rPr>
                <w:rFonts w:ascii="Times New Roman" w:hAnsiTheme="minorEastAsia"/>
                <w:szCs w:val="24"/>
              </w:rPr>
              <w:t>测试子项目：</w:t>
            </w:r>
            <w:r>
              <w:rPr>
                <w:rFonts w:hint="eastAsia" w:ascii="Times New Roman" w:hAnsi="Times New Roman"/>
                <w:szCs w:val="24"/>
              </w:rPr>
              <w:t>CMTS</w:t>
            </w:r>
            <w:r>
              <w:rPr>
                <w:rFonts w:ascii="Times New Roman" w:hAnsiTheme="minorEastAsia"/>
                <w:szCs w:val="24"/>
              </w:rPr>
              <w:t>与</w:t>
            </w:r>
            <w:r>
              <w:rPr>
                <w:rFonts w:ascii="Times New Roman" w:hAnsi="Times New Roman"/>
                <w:szCs w:val="24"/>
              </w:rPr>
              <w:t xml:space="preserve"> CM </w:t>
            </w:r>
            <w:r>
              <w:rPr>
                <w:rFonts w:ascii="Times New Roman" w:hAnsiTheme="minorEastAsia"/>
                <w:szCs w:val="24"/>
              </w:rPr>
              <w:t>的兼容性</w:t>
            </w:r>
          </w:p>
          <w:p>
            <w:pPr>
              <w:adjustRightInd w:val="0"/>
              <w:snapToGrid w:val="0"/>
              <w:spacing w:line="360" w:lineRule="auto"/>
              <w:jc w:val="both"/>
              <w:rPr>
                <w:rFonts w:ascii="Times New Roman" w:hAnsi="Times New Roman"/>
                <w:szCs w:val="24"/>
              </w:rPr>
            </w:pPr>
            <w:r>
              <w:rPr>
                <w:rFonts w:ascii="Times New Roman" w:hAnsiTheme="minorEastAsia"/>
                <w:szCs w:val="24"/>
              </w:rPr>
              <w:t>测试目的：测试</w:t>
            </w:r>
            <w:r>
              <w:rPr>
                <w:rFonts w:ascii="Times New Roman" w:hAnsi="Times New Roman"/>
                <w:szCs w:val="24"/>
              </w:rPr>
              <w:t>CMTS</w:t>
            </w:r>
            <w:r>
              <w:rPr>
                <w:rFonts w:ascii="Times New Roman" w:hAnsiTheme="minorEastAsia"/>
                <w:szCs w:val="24"/>
              </w:rPr>
              <w:t>能否支持各种类型的</w:t>
            </w:r>
            <w:r>
              <w:rPr>
                <w:rFonts w:ascii="Times New Roman" w:hAnsi="Times New Roman"/>
                <w:szCs w:val="24"/>
              </w:rPr>
              <w:t>CM</w:t>
            </w:r>
          </w:p>
          <w:p>
            <w:pPr>
              <w:adjustRightInd w:val="0"/>
              <w:snapToGrid w:val="0"/>
              <w:spacing w:line="360" w:lineRule="auto"/>
              <w:jc w:val="both"/>
              <w:rPr>
                <w:rFonts w:ascii="Times New Roman" w:hAnsi="Times New Roman"/>
                <w:szCs w:val="24"/>
              </w:rPr>
            </w:pPr>
            <w:r>
              <w:rPr>
                <w:rFonts w:ascii="Times New Roman" w:hAnsiTheme="minorEastAsia"/>
                <w:szCs w:val="24"/>
              </w:rPr>
              <w:t>预置条件：</w:t>
            </w:r>
            <w:r>
              <w:rPr>
                <w:rFonts w:ascii="Times New Roman" w:hAnsi="Times New Roman"/>
                <w:szCs w:val="24"/>
              </w:rPr>
              <w:t xml:space="preserve">   </w:t>
            </w:r>
          </w:p>
          <w:p>
            <w:pPr>
              <w:adjustRightInd w:val="0"/>
              <w:snapToGrid w:val="0"/>
              <w:spacing w:line="360" w:lineRule="auto"/>
              <w:jc w:val="both"/>
              <w:rPr>
                <w:rFonts w:ascii="Times New Roman" w:hAnsi="Times New Roman"/>
                <w:szCs w:val="24"/>
              </w:rPr>
            </w:pPr>
            <w:r>
              <w:rPr>
                <w:rFonts w:ascii="Times New Roman" w:hAnsi="Times New Roman"/>
                <w:szCs w:val="24"/>
              </w:rPr>
              <w:t>1</w:t>
            </w:r>
            <w:r>
              <w:rPr>
                <w:rFonts w:ascii="Times New Roman" w:hAnsiTheme="minorEastAsia"/>
                <w:szCs w:val="24"/>
              </w:rPr>
              <w:t>、</w:t>
            </w:r>
            <w:r>
              <w:rPr>
                <w:rFonts w:ascii="Times New Roman" w:hAnsi="Times New Roman"/>
                <w:szCs w:val="24"/>
              </w:rPr>
              <w:t>CMTS/CNR 5.0</w:t>
            </w:r>
            <w:r>
              <w:rPr>
                <w:rFonts w:ascii="Times New Roman" w:hAnsiTheme="minorEastAsia"/>
                <w:szCs w:val="24"/>
              </w:rPr>
              <w:t>系统正常工作；</w:t>
            </w:r>
          </w:p>
          <w:p>
            <w:pPr>
              <w:adjustRightInd w:val="0"/>
              <w:snapToGrid w:val="0"/>
              <w:spacing w:line="360" w:lineRule="auto"/>
              <w:jc w:val="both"/>
              <w:rPr>
                <w:rFonts w:ascii="Times New Roman" w:hAnsiTheme="minorEastAsia"/>
                <w:szCs w:val="24"/>
              </w:rPr>
            </w:pPr>
            <w:r>
              <w:rPr>
                <w:rFonts w:ascii="Times New Roman" w:hAnsi="Times New Roman"/>
                <w:szCs w:val="24"/>
              </w:rPr>
              <w:t>2</w:t>
            </w:r>
            <w:r>
              <w:rPr>
                <w:rFonts w:ascii="Times New Roman" w:hAnsiTheme="minorEastAsia"/>
                <w:szCs w:val="24"/>
              </w:rPr>
              <w:t>、准备在用不同类型的</w:t>
            </w:r>
            <w:r>
              <w:rPr>
                <w:rFonts w:ascii="Times New Roman" w:hAnsi="Times New Roman"/>
                <w:szCs w:val="24"/>
              </w:rPr>
              <w:t>CM (</w:t>
            </w:r>
            <w:r>
              <w:rPr>
                <w:rFonts w:ascii="Times New Roman" w:hAnsiTheme="minorEastAsia"/>
                <w:szCs w:val="24"/>
              </w:rPr>
              <w:t>分别遵循</w:t>
            </w:r>
            <w:r>
              <w:rPr>
                <w:rFonts w:ascii="Times New Roman" w:hAnsi="Times New Roman"/>
                <w:szCs w:val="24"/>
              </w:rPr>
              <w:t>DOCSIS3.0</w:t>
            </w:r>
            <w:r>
              <w:rPr>
                <w:rFonts w:ascii="Times New Roman" w:hAnsiTheme="minorEastAsia"/>
                <w:szCs w:val="24"/>
              </w:rPr>
              <w:t>，</w:t>
            </w:r>
            <w:r>
              <w:rPr>
                <w:rFonts w:ascii="Times New Roman" w:hAnsi="Times New Roman"/>
                <w:szCs w:val="24"/>
              </w:rPr>
              <w:t>2.1</w:t>
            </w:r>
            <w:r>
              <w:rPr>
                <w:rFonts w:ascii="Times New Roman" w:hAnsiTheme="minorEastAsia"/>
                <w:szCs w:val="24"/>
              </w:rPr>
              <w:t>及</w:t>
            </w:r>
            <w:r>
              <w:rPr>
                <w:rFonts w:ascii="Times New Roman" w:hAnsi="Times New Roman"/>
                <w:szCs w:val="24"/>
              </w:rPr>
              <w:t>2.0)</w:t>
            </w:r>
            <w:r>
              <w:rPr>
                <w:rFonts w:ascii="Times New Roman" w:hAnsiTheme="minorEastAsia"/>
                <w:szCs w:val="24"/>
              </w:rPr>
              <w:t>；</w:t>
            </w:r>
          </w:p>
          <w:p>
            <w:pPr>
              <w:adjustRightInd w:val="0"/>
              <w:snapToGrid w:val="0"/>
              <w:spacing w:line="360" w:lineRule="auto"/>
              <w:jc w:val="both"/>
              <w:rPr>
                <w:rFonts w:ascii="Times New Roman" w:hAnsi="Times New Roman"/>
                <w:szCs w:val="24"/>
              </w:rPr>
            </w:pPr>
            <w:r>
              <w:rPr>
                <w:rFonts w:ascii="Times New Roman" w:hAnsiTheme="minorEastAsia"/>
                <w:szCs w:val="24"/>
              </w:rPr>
              <w:t>测试过程：</w:t>
            </w:r>
            <w:r>
              <w:rPr>
                <w:rFonts w:ascii="Times New Roman" w:hAnsi="Times New Roman"/>
                <w:szCs w:val="24"/>
              </w:rPr>
              <w:t xml:space="preserve"> </w:t>
            </w:r>
          </w:p>
          <w:p>
            <w:pPr>
              <w:adjustRightInd w:val="0"/>
              <w:snapToGrid w:val="0"/>
              <w:spacing w:line="360" w:lineRule="auto"/>
              <w:jc w:val="both"/>
              <w:rPr>
                <w:rFonts w:ascii="Times New Roman" w:hAnsi="Times New Roman"/>
                <w:szCs w:val="24"/>
              </w:rPr>
            </w:pPr>
            <w:r>
              <w:rPr>
                <w:rFonts w:ascii="Times New Roman" w:hAnsi="Times New Roman"/>
                <w:szCs w:val="24"/>
              </w:rPr>
              <w:t>1</w:t>
            </w:r>
            <w:r>
              <w:rPr>
                <w:rFonts w:ascii="Times New Roman" w:hAnsiTheme="minorEastAsia"/>
                <w:szCs w:val="24"/>
              </w:rPr>
              <w:t>、</w:t>
            </w:r>
            <w:r>
              <w:rPr>
                <w:rFonts w:ascii="Times New Roman" w:hAnsi="Times New Roman"/>
                <w:szCs w:val="24"/>
              </w:rPr>
              <w:t>CMTS</w:t>
            </w:r>
            <w:r>
              <w:rPr>
                <w:rFonts w:ascii="Times New Roman" w:hAnsiTheme="minorEastAsia"/>
                <w:szCs w:val="24"/>
              </w:rPr>
              <w:t>系统按标准配置正常工作；</w:t>
            </w:r>
          </w:p>
          <w:p>
            <w:pPr>
              <w:adjustRightInd w:val="0"/>
              <w:snapToGrid w:val="0"/>
              <w:spacing w:line="360" w:lineRule="auto"/>
              <w:jc w:val="both"/>
              <w:rPr>
                <w:rFonts w:ascii="Times New Roman" w:hAnsiTheme="minorEastAsia"/>
                <w:szCs w:val="24"/>
              </w:rPr>
            </w:pPr>
            <w:r>
              <w:rPr>
                <w:rFonts w:ascii="Times New Roman" w:hAnsi="Times New Roman"/>
                <w:szCs w:val="24"/>
              </w:rPr>
              <w:t>2</w:t>
            </w:r>
            <w:r>
              <w:rPr>
                <w:rFonts w:ascii="Times New Roman" w:hAnsiTheme="minorEastAsia"/>
                <w:szCs w:val="24"/>
              </w:rPr>
              <w:t>、确认不同类型的</w:t>
            </w:r>
            <w:r>
              <w:rPr>
                <w:rFonts w:ascii="Times New Roman" w:hAnsi="Times New Roman"/>
                <w:szCs w:val="24"/>
              </w:rPr>
              <w:t>CM</w:t>
            </w:r>
            <w:r>
              <w:rPr>
                <w:rFonts w:ascii="Times New Roman" w:hAnsiTheme="minorEastAsia"/>
                <w:szCs w:val="24"/>
              </w:rPr>
              <w:t>是否正常工作；</w:t>
            </w:r>
          </w:p>
          <w:p>
            <w:pPr>
              <w:pBdr>
                <w:bottom w:val="single" w:color="auto" w:sz="4" w:space="1"/>
              </w:pBdr>
              <w:adjustRightInd w:val="0"/>
              <w:snapToGrid w:val="0"/>
              <w:spacing w:line="360" w:lineRule="auto"/>
              <w:jc w:val="both"/>
              <w:rPr>
                <w:rFonts w:ascii="Times New Roman" w:hAnsiTheme="minorEastAsia"/>
                <w:szCs w:val="24"/>
              </w:rPr>
            </w:pPr>
            <w:r>
              <w:rPr>
                <w:rFonts w:ascii="Times New Roman" w:hAnsiTheme="minorEastAsia"/>
                <w:szCs w:val="24"/>
              </w:rPr>
              <w:t>接收标准：</w:t>
            </w:r>
            <w:r>
              <w:rPr>
                <w:rFonts w:ascii="Times New Roman" w:hAnsi="Times New Roman"/>
                <w:szCs w:val="24"/>
              </w:rPr>
              <w:t>CM</w:t>
            </w:r>
            <w:r>
              <w:rPr>
                <w:rFonts w:ascii="Times New Roman" w:hAnsiTheme="minorEastAsia"/>
                <w:szCs w:val="24"/>
              </w:rPr>
              <w:t>得到正确地址</w:t>
            </w:r>
            <w:r>
              <w:rPr>
                <w:rFonts w:ascii="Times New Roman" w:hAnsi="Times New Roman"/>
                <w:szCs w:val="24"/>
              </w:rPr>
              <w:t>,</w:t>
            </w:r>
            <w:r>
              <w:rPr>
                <w:rFonts w:ascii="Times New Roman" w:hAnsiTheme="minorEastAsia"/>
                <w:szCs w:val="24"/>
              </w:rPr>
              <w:t>正常工作；</w:t>
            </w:r>
          </w:p>
          <w:p>
            <w:pPr>
              <w:pBdr>
                <w:bottom w:val="single" w:color="auto" w:sz="4" w:space="1"/>
              </w:pBdr>
              <w:adjustRightInd w:val="0"/>
              <w:snapToGrid w:val="0"/>
              <w:spacing w:line="360" w:lineRule="auto"/>
              <w:jc w:val="both"/>
              <w:rPr>
                <w:vertAlign w:val="baseline"/>
              </w:rPr>
            </w:pPr>
            <w:r>
              <w:rPr>
                <w:rFonts w:ascii="Times New Roman" w:hAnsiTheme="minorEastAsia"/>
                <w:szCs w:val="24"/>
              </w:rPr>
              <w:t>测试结果与结论（</w:t>
            </w:r>
            <w:r>
              <w:rPr>
                <w:rFonts w:ascii="Times New Roman" w:hAnsi="Times New Roman"/>
                <w:szCs w:val="24"/>
              </w:rPr>
              <w:t>TDMA</w:t>
            </w:r>
            <w:r>
              <w:rPr>
                <w:rFonts w:ascii="Times New Roman" w:hAnsiTheme="minorEastAsia"/>
                <w:szCs w:val="24"/>
              </w:rPr>
              <w:t>与</w:t>
            </w:r>
            <w:r>
              <w:rPr>
                <w:rFonts w:ascii="Times New Roman" w:hAnsi="Times New Roman"/>
                <w:szCs w:val="24"/>
              </w:rPr>
              <w:t>ATDMA</w:t>
            </w:r>
            <w:r>
              <w:rPr>
                <w:rFonts w:ascii="Times New Roman" w:hAnsiTheme="minorEastAsia"/>
                <w:szCs w:val="24"/>
              </w:rPr>
              <w:t>混合上行通道）：</w:t>
            </w:r>
            <w:r>
              <w:rPr>
                <w:rFonts w:ascii="Times New Roman" w:hAnsi="Times New Roman"/>
                <w:szCs w:val="24"/>
              </w:rPr>
              <w:t xml:space="preserve">  </w:t>
            </w:r>
            <w:r>
              <w:rPr>
                <w:rFonts w:ascii="Times New Roman" w:hAnsiTheme="minorEastAsia"/>
                <w:szCs w:val="24"/>
              </w:rPr>
              <w:t>通过</w:t>
            </w:r>
          </w:p>
        </w:tc>
      </w:tr>
    </w:tbl>
    <w:p>
      <w:pPr>
        <w:jc w:val="center"/>
      </w:pPr>
    </w:p>
    <w:p>
      <w:pPr>
        <w:jc w:val="left"/>
        <w:rPr>
          <w:rFonts w:hint="eastAsia" w:ascii="Times New Roman" w:hAnsiTheme="minorEastAsia"/>
          <w:szCs w:val="24"/>
          <w:lang w:val="en-US" w:eastAsia="zh-CN"/>
        </w:rPr>
      </w:pPr>
      <w:r>
        <w:rPr>
          <w:rFonts w:hint="eastAsia" w:ascii="Times New Roman" w:hAnsiTheme="minorEastAsia"/>
          <w:szCs w:val="24"/>
          <w:lang w:val="en-US" w:eastAsia="zh-CN"/>
        </w:rPr>
        <w:t xml:space="preserve">    </w:t>
      </w:r>
    </w:p>
    <w:p>
      <w:pPr>
        <w:jc w:val="left"/>
      </w:pPr>
      <w:r>
        <w:rPr>
          <w:rFonts w:hint="eastAsia" w:ascii="Times New Roman" w:hAnsiTheme="minorEastAsia"/>
          <w:szCs w:val="24"/>
          <w:lang w:val="en-US" w:eastAsia="zh-CN"/>
        </w:rPr>
        <w:t xml:space="preserve">    如表8 所示，</w:t>
      </w:r>
      <w:r>
        <w:rPr>
          <w:rFonts w:ascii="Times New Roman" w:hAnsiTheme="minorEastAsia"/>
          <w:szCs w:val="24"/>
        </w:rPr>
        <w:t>将</w:t>
      </w:r>
      <w:r>
        <w:rPr>
          <w:rFonts w:ascii="Times New Roman" w:hAnsi="Times New Roman"/>
          <w:szCs w:val="24"/>
        </w:rPr>
        <w:t>UP1</w:t>
      </w:r>
      <w:r>
        <w:rPr>
          <w:rFonts w:ascii="Times New Roman" w:hAnsiTheme="minorEastAsia"/>
          <w:szCs w:val="24"/>
        </w:rPr>
        <w:t>设置为</w:t>
      </w:r>
      <w:r>
        <w:rPr>
          <w:rFonts w:ascii="Times New Roman" w:hAnsi="Times New Roman"/>
          <w:szCs w:val="24"/>
        </w:rPr>
        <w:t>TDMA</w:t>
      </w:r>
      <w:r>
        <w:rPr>
          <w:rFonts w:ascii="Times New Roman" w:hAnsiTheme="minorEastAsia"/>
          <w:szCs w:val="24"/>
        </w:rPr>
        <w:t>与</w:t>
      </w:r>
      <w:r>
        <w:rPr>
          <w:rFonts w:ascii="Times New Roman" w:hAnsi="Times New Roman"/>
          <w:szCs w:val="24"/>
        </w:rPr>
        <w:t>ATDMA</w:t>
      </w:r>
      <w:r>
        <w:rPr>
          <w:rFonts w:ascii="Times New Roman" w:hAnsiTheme="minorEastAsia"/>
          <w:szCs w:val="24"/>
        </w:rPr>
        <w:t>混合模式，</w:t>
      </w:r>
      <w:r>
        <w:rPr>
          <w:rFonts w:hint="eastAsia" w:ascii="Times New Roman" w:hAnsiTheme="minorEastAsia"/>
          <w:szCs w:val="24"/>
          <w:lang w:eastAsia="zh-CN"/>
        </w:rPr>
        <w:t>查看</w:t>
      </w:r>
      <w:r>
        <w:rPr>
          <w:rFonts w:hint="eastAsia" w:ascii="Times New Roman" w:hAnsiTheme="minorEastAsia"/>
          <w:szCs w:val="24"/>
          <w:lang w:val="en-US" w:eastAsia="zh-CN"/>
        </w:rPr>
        <w:t>CMTS与CM的兼容性。</w:t>
      </w:r>
    </w:p>
    <w:p>
      <w:pPr>
        <w:adjustRightInd w:val="0"/>
        <w:snapToGrid w:val="0"/>
        <w:spacing w:line="360" w:lineRule="auto"/>
        <w:jc w:val="center"/>
      </w:pPr>
      <w:r>
        <w:rPr>
          <w:rFonts w:hint="eastAsia" w:ascii="Times New Roman" w:hAnsiTheme="minorEastAsia"/>
          <w:szCs w:val="24"/>
          <w:lang w:eastAsia="zh-CN"/>
        </w:rPr>
        <w:t>表</w:t>
      </w:r>
      <w:r>
        <w:rPr>
          <w:rFonts w:hint="eastAsia" w:ascii="Times New Roman" w:hAnsiTheme="minorEastAsia"/>
          <w:szCs w:val="24"/>
          <w:lang w:val="en-US" w:eastAsia="zh-CN"/>
        </w:rPr>
        <w:t>8 CMTS与CM的兼容性</w:t>
      </w:r>
    </w:p>
    <w:tbl>
      <w:tblPr>
        <w:tblStyle w:val="20"/>
        <w:tblW w:w="8528"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8" w:type="dxa"/>
            <w:vAlign w:val="top"/>
          </w:tcPr>
          <w:p>
            <w:pPr>
              <w:pBdr>
                <w:top w:val="single" w:color="auto" w:sz="4" w:space="1"/>
                <w:bottom w:val="single" w:color="auto" w:sz="4" w:space="1"/>
              </w:pBdr>
              <w:adjustRightInd w:val="0"/>
              <w:snapToGrid w:val="0"/>
              <w:spacing w:line="360" w:lineRule="auto"/>
              <w:jc w:val="both"/>
              <w:rPr>
                <w:vertAlign w:val="baseline"/>
              </w:rPr>
            </w:pPr>
            <w:r>
              <w:rPr>
                <w:rFonts w:hint="eastAsia" w:ascii="Times New Roman" w:hAnsiTheme="minorEastAsia"/>
                <w:szCs w:val="24"/>
                <w:lang w:val="en-US" w:eastAsia="zh-CN"/>
              </w:rPr>
              <w:t xml:space="preserve"> </w:t>
            </w:r>
            <w:r>
              <w:rPr>
                <w:rFonts w:ascii="Times New Roman" w:hAnsiTheme="minorEastAsia"/>
                <w:szCs w:val="24"/>
              </w:rPr>
              <w:t>将</w:t>
            </w:r>
            <w:r>
              <w:rPr>
                <w:rFonts w:ascii="Times New Roman" w:hAnsi="Times New Roman"/>
                <w:szCs w:val="24"/>
              </w:rPr>
              <w:t>UP1</w:t>
            </w:r>
            <w:r>
              <w:rPr>
                <w:rFonts w:ascii="Times New Roman" w:hAnsiTheme="minorEastAsia"/>
                <w:szCs w:val="24"/>
              </w:rPr>
              <w:t>设置为</w:t>
            </w:r>
            <w:r>
              <w:rPr>
                <w:rFonts w:ascii="Times New Roman" w:hAnsi="Times New Roman"/>
                <w:szCs w:val="24"/>
              </w:rPr>
              <w:t>TDMA</w:t>
            </w:r>
            <w:r>
              <w:rPr>
                <w:rFonts w:ascii="Times New Roman" w:hAnsiTheme="minorEastAsia"/>
                <w:szCs w:val="24"/>
              </w:rPr>
              <w:t>与</w:t>
            </w:r>
            <w:r>
              <w:rPr>
                <w:rFonts w:ascii="Times New Roman" w:hAnsi="Times New Roman"/>
                <w:szCs w:val="24"/>
              </w:rPr>
              <w:t>ATDMA</w:t>
            </w:r>
            <w:r>
              <w:rPr>
                <w:rFonts w:ascii="Times New Roman" w:hAnsiTheme="minorEastAsia"/>
                <w:szCs w:val="24"/>
              </w:rPr>
              <w:t>混合模式</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l2br w:val="nil"/>
              <w:tr2bl w:val="nil"/>
            </w:tcBorders>
            <w:vAlign w:val="top"/>
          </w:tcPr>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cable upstream 1 docsis-mode tdma-atdma </w:t>
            </w:r>
          </w:p>
          <w:p>
            <w:pPr>
              <w:pBdr>
                <w:bottom w:val="single" w:color="auto" w:sz="4" w:space="1"/>
              </w:pBdr>
              <w:adjustRightInd w:val="0"/>
              <w:snapToGrid w:val="0"/>
              <w:spacing w:line="360" w:lineRule="auto"/>
              <w:jc w:val="both"/>
              <w:rPr>
                <w:rFonts w:ascii="Times New Roman" w:hAnsiTheme="minorEastAsia"/>
                <w:szCs w:val="24"/>
              </w:rPr>
            </w:pPr>
            <w:r>
              <w:rPr>
                <w:rFonts w:ascii="Times New Roman" w:hAnsiTheme="minorEastAsia"/>
                <w:szCs w:val="24"/>
              </w:rPr>
              <w:t>各厂家的</w:t>
            </w:r>
            <w:r>
              <w:rPr>
                <w:rFonts w:ascii="Times New Roman" w:hAnsi="Times New Roman"/>
                <w:szCs w:val="24"/>
              </w:rPr>
              <w:t>CM</w:t>
            </w:r>
            <w:r>
              <w:rPr>
                <w:rFonts w:ascii="Times New Roman" w:hAnsiTheme="minorEastAsia"/>
                <w:szCs w:val="24"/>
              </w:rPr>
              <w:t>均能在线，并正常通讯。</w:t>
            </w:r>
            <w:r>
              <w:rPr>
                <w:rFonts w:hint="eastAsia" w:ascii="Times New Roman" w:hAnsiTheme="minorEastAsia"/>
                <w:szCs w:val="24"/>
              </w:rPr>
              <w:t xml:space="preserve">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uBR10012#show cab modemMAC AddressIP Address I/FMAC Prim RxPwrTiming Num BPI</w:t>
            </w:r>
            <w:r>
              <w:rPr>
                <w:rFonts w:hint="eastAsia" w:ascii="Times New Roman" w:hAnsi="Times New Roman"/>
                <w:szCs w:val="24"/>
              </w:rPr>
              <w:t xml:space="preserve">                </w:t>
            </w:r>
            <w:r>
              <w:rPr>
                <w:rFonts w:ascii="Times New Roman" w:hAnsi="Times New Roman"/>
                <w:szCs w:val="24"/>
              </w:rPr>
              <w:t>State  Sid  (dB)  Offset  CPE Enb</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00d0.3341.2931 10.65.160.3   C8/0/0/U1 online   1   4.25   2692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00d0.3340.d652 10.65.160.6   C8/0/0/U1 online   2   5.00   2689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000e.b700.aa9b 10.65.160.11  C8/0/0/U0online    3   -4.00  1828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000b.06dd.59aa 10.65.160.17  C8/0/0/U0online    4   -4.75  2690    1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0000.f048.28aa 10.65.160.8   C8/0/0/U1online    5    5.00   712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0008.0ea1.302e 10.65.160.13 </w:t>
            </w:r>
            <w:r>
              <w:rPr>
                <w:rFonts w:hint="eastAsia" w:ascii="Times New Roman" w:hAnsi="Times New Roman"/>
                <w:szCs w:val="24"/>
              </w:rPr>
              <w:t xml:space="preserve"> </w:t>
            </w:r>
            <w:r>
              <w:rPr>
                <w:rFonts w:ascii="Times New Roman" w:hAnsi="Times New Roman"/>
                <w:szCs w:val="24"/>
              </w:rPr>
              <w:t xml:space="preserve">C8/0/0/U1 online    6   4.25   822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000a.73fb.f318 10.65.160.2   C8/0/0/U1online </w:t>
            </w:r>
            <w:r>
              <w:rPr>
                <w:rFonts w:hint="eastAsia" w:ascii="Times New Roman" w:hAnsi="Times New Roman"/>
                <w:szCs w:val="24"/>
              </w:rPr>
              <w:t xml:space="preserve">  </w:t>
            </w:r>
            <w:r>
              <w:rPr>
                <w:rFonts w:ascii="Times New Roman" w:hAnsi="Times New Roman"/>
                <w:szCs w:val="24"/>
              </w:rPr>
              <w:t xml:space="preserve">  7   5.00  2694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0011.1a05.1e48 10.65.160.4  </w:t>
            </w:r>
            <w:r>
              <w:rPr>
                <w:rFonts w:hint="eastAsia" w:ascii="Times New Roman" w:hAnsi="Times New Roman"/>
                <w:szCs w:val="24"/>
              </w:rPr>
              <w:t xml:space="preserve"> </w:t>
            </w:r>
            <w:r>
              <w:rPr>
                <w:rFonts w:ascii="Times New Roman" w:hAnsi="Times New Roman"/>
                <w:szCs w:val="24"/>
              </w:rPr>
              <w:t xml:space="preserve">C8/0/0/U1 online  </w:t>
            </w:r>
            <w:r>
              <w:rPr>
                <w:rFonts w:hint="eastAsia" w:ascii="Times New Roman" w:hAnsi="Times New Roman"/>
                <w:szCs w:val="24"/>
              </w:rPr>
              <w:t xml:space="preserve"> </w:t>
            </w:r>
            <w:r>
              <w:rPr>
                <w:rFonts w:ascii="Times New Roman" w:hAnsi="Times New Roman"/>
                <w:szCs w:val="24"/>
              </w:rPr>
              <w:t xml:space="preserve"> 8 </w:t>
            </w:r>
            <w:r>
              <w:rPr>
                <w:rFonts w:hint="eastAsia" w:ascii="Times New Roman" w:hAnsi="Times New Roman"/>
                <w:szCs w:val="24"/>
              </w:rPr>
              <w:t xml:space="preserve"> </w:t>
            </w:r>
            <w:r>
              <w:rPr>
                <w:rFonts w:ascii="Times New Roman" w:hAnsi="Times New Roman"/>
                <w:szCs w:val="24"/>
              </w:rPr>
              <w:t xml:space="preserve"> 4.25  2687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0020.4048.e03c 10.65.160.15  C8/0/0/U1online   </w:t>
            </w:r>
            <w:r>
              <w:rPr>
                <w:rFonts w:hint="eastAsia" w:ascii="Times New Roman" w:hAnsi="Times New Roman"/>
                <w:szCs w:val="24"/>
              </w:rPr>
              <w:t xml:space="preserve">  </w:t>
            </w:r>
            <w:r>
              <w:rPr>
                <w:rFonts w:ascii="Times New Roman" w:hAnsi="Times New Roman"/>
                <w:szCs w:val="24"/>
              </w:rPr>
              <w:t xml:space="preserve">9 </w:t>
            </w:r>
            <w:r>
              <w:rPr>
                <w:rFonts w:hint="eastAsia" w:ascii="Times New Roman" w:hAnsi="Times New Roman"/>
                <w:szCs w:val="24"/>
              </w:rPr>
              <w:t xml:space="preserve"> </w:t>
            </w:r>
            <w:r>
              <w:rPr>
                <w:rFonts w:ascii="Times New Roman" w:hAnsi="Times New Roman"/>
                <w:szCs w:val="24"/>
              </w:rPr>
              <w:t xml:space="preserve"> 4.25  3026  </w:t>
            </w:r>
            <w:r>
              <w:rPr>
                <w:rFonts w:hint="eastAsia" w:ascii="Times New Roman" w:hAnsi="Times New Roman"/>
                <w:szCs w:val="24"/>
                <w:lang w:val="en-US" w:eastAsia="zh-CN"/>
              </w:rPr>
              <w:t xml:space="preserve"> </w:t>
            </w:r>
            <w:r>
              <w:rPr>
                <w:rFonts w:ascii="Times New Roman" w:hAnsi="Times New Roman"/>
                <w:szCs w:val="24"/>
              </w:rPr>
              <w:t xml:space="preserve">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0011.1a63.d0c0 10.65.160.7   C8/0/0/U1online  </w:t>
            </w:r>
            <w:r>
              <w:rPr>
                <w:rFonts w:hint="eastAsia" w:ascii="Times New Roman" w:hAnsi="Times New Roman"/>
                <w:szCs w:val="24"/>
              </w:rPr>
              <w:t xml:space="preserve"> </w:t>
            </w:r>
            <w:r>
              <w:rPr>
                <w:rFonts w:ascii="Times New Roman" w:hAnsi="Times New Roman"/>
                <w:szCs w:val="24"/>
              </w:rPr>
              <w:t xml:space="preserve"> 10 </w:t>
            </w:r>
            <w:r>
              <w:rPr>
                <w:rFonts w:hint="eastAsia" w:ascii="Times New Roman" w:hAnsi="Times New Roman"/>
                <w:szCs w:val="24"/>
                <w:lang w:val="en-US" w:eastAsia="zh-CN"/>
              </w:rPr>
              <w:t xml:space="preserve"> </w:t>
            </w:r>
            <w:r>
              <w:rPr>
                <w:rFonts w:ascii="Times New Roman" w:hAnsi="Times New Roman"/>
                <w:szCs w:val="24"/>
              </w:rPr>
              <w:t xml:space="preserve"> 4.25   1428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000e.b700.1e47 10.65.160.5 </w:t>
            </w:r>
            <w:r>
              <w:rPr>
                <w:rFonts w:hint="eastAsia" w:ascii="Times New Roman" w:hAnsi="Times New Roman"/>
                <w:szCs w:val="24"/>
              </w:rPr>
              <w:t xml:space="preserve">  </w:t>
            </w:r>
            <w:r>
              <w:rPr>
                <w:rFonts w:ascii="Times New Roman" w:hAnsi="Times New Roman"/>
                <w:szCs w:val="24"/>
              </w:rPr>
              <w:t xml:space="preserve">C8/0/0/U1 online </w:t>
            </w:r>
            <w:r>
              <w:rPr>
                <w:rFonts w:hint="eastAsia" w:ascii="Times New Roman" w:hAnsi="Times New Roman"/>
                <w:szCs w:val="24"/>
              </w:rPr>
              <w:t xml:space="preserve"> </w:t>
            </w:r>
            <w:r>
              <w:rPr>
                <w:rFonts w:ascii="Times New Roman" w:hAnsi="Times New Roman"/>
                <w:szCs w:val="24"/>
              </w:rPr>
              <w:t xml:space="preserve"> </w:t>
            </w:r>
            <w:r>
              <w:rPr>
                <w:rFonts w:hint="eastAsia" w:ascii="Times New Roman" w:hAnsi="Times New Roman"/>
                <w:szCs w:val="24"/>
              </w:rPr>
              <w:t xml:space="preserve"> </w:t>
            </w:r>
            <w:r>
              <w:rPr>
                <w:rFonts w:ascii="Times New Roman" w:hAnsi="Times New Roman"/>
                <w:szCs w:val="24"/>
              </w:rPr>
              <w:t xml:space="preserve">11 </w:t>
            </w:r>
            <w:r>
              <w:rPr>
                <w:rFonts w:hint="eastAsia" w:ascii="Times New Roman" w:hAnsi="Times New Roman"/>
                <w:szCs w:val="24"/>
                <w:lang w:val="en-US" w:eastAsia="zh-CN"/>
              </w:rPr>
              <w:t xml:space="preserve"> </w:t>
            </w:r>
            <w:r>
              <w:rPr>
                <w:rFonts w:ascii="Times New Roman" w:hAnsi="Times New Roman"/>
                <w:szCs w:val="24"/>
              </w:rPr>
              <w:t xml:space="preserve"> !5.00  1842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0003.4c80.40b9 10.65.160.9 </w:t>
            </w:r>
            <w:r>
              <w:rPr>
                <w:rFonts w:hint="eastAsia" w:ascii="Times New Roman" w:hAnsi="Times New Roman"/>
                <w:szCs w:val="24"/>
                <w:lang w:val="en-US" w:eastAsia="zh-CN"/>
              </w:rPr>
              <w:t xml:space="preserve"> </w:t>
            </w:r>
            <w:r>
              <w:rPr>
                <w:rFonts w:ascii="Times New Roman" w:hAnsi="Times New Roman"/>
                <w:szCs w:val="24"/>
              </w:rPr>
              <w:t xml:space="preserve"> C8/0/0/U1 online   12  </w:t>
            </w:r>
            <w:r>
              <w:rPr>
                <w:rFonts w:hint="eastAsia" w:ascii="Times New Roman" w:hAnsi="Times New Roman"/>
                <w:szCs w:val="24"/>
                <w:lang w:val="en-US" w:eastAsia="zh-CN"/>
              </w:rPr>
              <w:t xml:space="preserve"> </w:t>
            </w:r>
            <w:r>
              <w:rPr>
                <w:rFonts w:ascii="Times New Roman" w:hAnsi="Times New Roman"/>
                <w:szCs w:val="24"/>
              </w:rPr>
              <w:t xml:space="preserve">!5.00   1831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0000.f028.743f 10.65.160.12 </w:t>
            </w:r>
            <w:r>
              <w:rPr>
                <w:rFonts w:hint="eastAsia" w:ascii="Times New Roman" w:hAnsi="Times New Roman"/>
                <w:szCs w:val="24"/>
              </w:rPr>
              <w:t xml:space="preserve"> </w:t>
            </w:r>
            <w:r>
              <w:rPr>
                <w:rFonts w:hint="eastAsia" w:ascii="Times New Roman" w:hAnsi="Times New Roman"/>
                <w:szCs w:val="24"/>
                <w:lang w:val="en-US" w:eastAsia="zh-CN"/>
              </w:rPr>
              <w:t xml:space="preserve"> </w:t>
            </w:r>
            <w:r>
              <w:rPr>
                <w:rFonts w:ascii="Times New Roman" w:hAnsi="Times New Roman"/>
                <w:szCs w:val="24"/>
              </w:rPr>
              <w:t xml:space="preserve">C8/0/0/U1 online  </w:t>
            </w:r>
            <w:r>
              <w:rPr>
                <w:rFonts w:hint="eastAsia" w:ascii="Times New Roman" w:hAnsi="Times New Roman"/>
                <w:szCs w:val="24"/>
                <w:lang w:val="en-US" w:eastAsia="zh-CN"/>
              </w:rPr>
              <w:t xml:space="preserve"> </w:t>
            </w:r>
            <w:r>
              <w:rPr>
                <w:rFonts w:ascii="Times New Roman" w:hAnsi="Times New Roman"/>
                <w:szCs w:val="24"/>
              </w:rPr>
              <w:t xml:space="preserve">13   4.25   2386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000a.73ad.c3fd 10.65.160.14 </w:t>
            </w:r>
            <w:r>
              <w:rPr>
                <w:rFonts w:hint="eastAsia" w:ascii="Times New Roman" w:hAnsi="Times New Roman"/>
                <w:szCs w:val="24"/>
                <w:lang w:val="en-US" w:eastAsia="zh-CN"/>
              </w:rPr>
              <w:t xml:space="preserve"> </w:t>
            </w:r>
            <w:r>
              <w:rPr>
                <w:rFonts w:ascii="Times New Roman" w:hAnsi="Times New Roman"/>
                <w:szCs w:val="24"/>
              </w:rPr>
              <w:t xml:space="preserve"> C8/0/0/U1online   14   4.25   2689  </w:t>
            </w:r>
            <w:r>
              <w:rPr>
                <w:rFonts w:hint="eastAsia" w:ascii="Times New Roman" w:hAnsi="Times New Roman"/>
                <w:szCs w:val="24"/>
              </w:rPr>
              <w:t xml:space="preserve"> </w:t>
            </w:r>
            <w:r>
              <w:rPr>
                <w:rFonts w:ascii="Times New Roman" w:hAnsi="Times New Roman"/>
                <w:szCs w:val="24"/>
              </w:rPr>
              <w:t xml:space="preserve">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0030.eb16.7fdd 10.65.160.18 </w:t>
            </w:r>
            <w:r>
              <w:rPr>
                <w:rFonts w:hint="eastAsia" w:ascii="Times New Roman" w:hAnsi="Times New Roman"/>
                <w:szCs w:val="24"/>
                <w:lang w:val="en-US" w:eastAsia="zh-CN"/>
              </w:rPr>
              <w:t xml:space="preserve"> </w:t>
            </w:r>
            <w:r>
              <w:rPr>
                <w:rFonts w:ascii="Times New Roman" w:hAnsi="Times New Roman"/>
                <w:szCs w:val="24"/>
              </w:rPr>
              <w:t xml:space="preserve"> C8/0/0/U1online   15   5.00   1403   0   N  </w:t>
            </w:r>
          </w:p>
          <w:p>
            <w:pPr>
              <w:pBdr>
                <w:bottom w:val="single" w:color="auto" w:sz="4" w:space="1"/>
              </w:pBdr>
              <w:adjustRightInd w:val="0"/>
              <w:snapToGrid w:val="0"/>
              <w:spacing w:line="360" w:lineRule="auto"/>
              <w:jc w:val="both"/>
              <w:rPr>
                <w:rFonts w:ascii="Times New Roman" w:hAnsi="Times New Roman"/>
                <w:szCs w:val="24"/>
              </w:rPr>
            </w:pPr>
            <w:r>
              <w:rPr>
                <w:rFonts w:ascii="Times New Roman" w:hAnsi="Times New Roman"/>
                <w:szCs w:val="24"/>
              </w:rPr>
              <w:t xml:space="preserve">000a.73ad.c3f4 10.65.160.10  </w:t>
            </w:r>
            <w:r>
              <w:rPr>
                <w:rFonts w:hint="eastAsia" w:ascii="Times New Roman" w:hAnsi="Times New Roman"/>
                <w:szCs w:val="24"/>
                <w:lang w:val="en-US" w:eastAsia="zh-CN"/>
              </w:rPr>
              <w:t xml:space="preserve"> </w:t>
            </w:r>
            <w:r>
              <w:rPr>
                <w:rFonts w:ascii="Times New Roman" w:hAnsi="Times New Roman"/>
                <w:szCs w:val="24"/>
              </w:rPr>
              <w:t xml:space="preserve">C8/0/0/U0 online  </w:t>
            </w:r>
            <w:r>
              <w:rPr>
                <w:rFonts w:hint="eastAsia" w:ascii="Times New Roman" w:hAnsi="Times New Roman"/>
                <w:szCs w:val="24"/>
                <w:lang w:val="en-US" w:eastAsia="zh-CN"/>
              </w:rPr>
              <w:t xml:space="preserve"> </w:t>
            </w:r>
            <w:r>
              <w:rPr>
                <w:rFonts w:ascii="Times New Roman" w:hAnsi="Times New Roman"/>
                <w:szCs w:val="24"/>
              </w:rPr>
              <w:t xml:space="preserve">16  </w:t>
            </w:r>
            <w:r>
              <w:rPr>
                <w:rFonts w:hint="eastAsia" w:ascii="Times New Roman" w:hAnsi="Times New Roman"/>
                <w:szCs w:val="24"/>
                <w:lang w:val="en-US" w:eastAsia="zh-CN"/>
              </w:rPr>
              <w:t xml:space="preserve"> </w:t>
            </w:r>
            <w:r>
              <w:rPr>
                <w:rFonts w:ascii="Times New Roman" w:hAnsi="Times New Roman"/>
                <w:szCs w:val="24"/>
              </w:rPr>
              <w:t xml:space="preserve">-4.00 </w:t>
            </w:r>
            <w:r>
              <w:rPr>
                <w:rFonts w:hint="eastAsia" w:ascii="Times New Roman" w:hAnsi="Times New Roman"/>
                <w:szCs w:val="24"/>
              </w:rPr>
              <w:t xml:space="preserve"> </w:t>
            </w:r>
            <w:r>
              <w:rPr>
                <w:rFonts w:ascii="Times New Roman" w:hAnsi="Times New Roman"/>
                <w:szCs w:val="24"/>
              </w:rPr>
              <w:t xml:space="preserve">2686 </w:t>
            </w:r>
            <w:r>
              <w:rPr>
                <w:rFonts w:hint="eastAsia" w:ascii="Times New Roman" w:hAnsi="Times New Roman"/>
                <w:szCs w:val="24"/>
              </w:rPr>
              <w:t xml:space="preserve"> </w:t>
            </w:r>
            <w:r>
              <w:rPr>
                <w:rFonts w:ascii="Times New Roman" w:hAnsi="Times New Roman"/>
                <w:szCs w:val="24"/>
              </w:rPr>
              <w:t xml:space="preserve"> 0   N </w:t>
            </w:r>
          </w:p>
          <w:p>
            <w:pPr>
              <w:pBdr>
                <w:bottom w:val="single" w:color="auto" w:sz="4" w:space="1"/>
              </w:pBdr>
              <w:adjustRightInd w:val="0"/>
              <w:snapToGrid w:val="0"/>
              <w:spacing w:line="360" w:lineRule="auto"/>
              <w:jc w:val="both"/>
              <w:rPr>
                <w:rFonts w:hint="eastAsia" w:ascii="Times New Roman" w:hAnsiTheme="minorEastAsia"/>
                <w:szCs w:val="24"/>
                <w:lang w:val="en-US" w:eastAsia="zh-CN"/>
              </w:rPr>
            </w:pPr>
            <w:r>
              <w:rPr>
                <w:rFonts w:ascii="Times New Roman" w:hAnsi="Times New Roman"/>
                <w:szCs w:val="24"/>
              </w:rPr>
              <w:t xml:space="preserve"> </w:t>
            </w:r>
            <w:r>
              <w:rPr>
                <w:rFonts w:ascii="Times New Roman" w:hAnsiTheme="minorEastAsia"/>
                <w:szCs w:val="24"/>
              </w:rPr>
              <w:t>结论</w:t>
            </w:r>
            <w:r>
              <w:rPr>
                <w:rFonts w:hint="eastAsia" w:ascii="Times New Roman" w:hAnsiTheme="minorEastAsia"/>
                <w:szCs w:val="24"/>
                <w:lang w:val="en-US" w:eastAsia="zh-CN"/>
              </w:rPr>
              <w:t>:</w:t>
            </w:r>
          </w:p>
          <w:p>
            <w:pPr>
              <w:pBdr>
                <w:bottom w:val="single" w:color="auto" w:sz="4" w:space="1"/>
              </w:pBdr>
              <w:adjustRightInd w:val="0"/>
              <w:snapToGrid w:val="0"/>
              <w:spacing w:line="360" w:lineRule="auto"/>
              <w:jc w:val="both"/>
              <w:rPr>
                <w:rFonts w:ascii="Times New Roman" w:hAnsi="Times New Roman"/>
                <w:szCs w:val="24"/>
              </w:rPr>
            </w:pPr>
            <w:r>
              <w:rPr>
                <w:rFonts w:hint="eastAsia" w:ascii="Times New Roman" w:hAnsiTheme="minorEastAsia"/>
                <w:szCs w:val="24"/>
                <w:lang w:val="en-US" w:eastAsia="zh-CN"/>
              </w:rPr>
              <w:t xml:space="preserve">    </w:t>
            </w:r>
            <w:r>
              <w:rPr>
                <w:rFonts w:ascii="Times New Roman" w:hAnsiTheme="minorEastAsia"/>
                <w:szCs w:val="24"/>
              </w:rPr>
              <w:t>在</w:t>
            </w:r>
            <w:r>
              <w:rPr>
                <w:rFonts w:ascii="Times New Roman" w:hAnsi="Times New Roman"/>
                <w:szCs w:val="24"/>
              </w:rPr>
              <w:t>TDMA</w:t>
            </w:r>
            <w:r>
              <w:rPr>
                <w:rFonts w:ascii="Times New Roman" w:hAnsiTheme="minorEastAsia"/>
                <w:szCs w:val="24"/>
              </w:rPr>
              <w:t>与</w:t>
            </w:r>
            <w:r>
              <w:rPr>
                <w:rFonts w:ascii="Times New Roman" w:hAnsi="Times New Roman"/>
                <w:szCs w:val="24"/>
              </w:rPr>
              <w:t>ATDMA</w:t>
            </w:r>
            <w:r>
              <w:rPr>
                <w:rFonts w:ascii="Times New Roman" w:hAnsiTheme="minorEastAsia"/>
                <w:szCs w:val="24"/>
              </w:rPr>
              <w:t>混合模式下，</w:t>
            </w:r>
            <w:r>
              <w:rPr>
                <w:rFonts w:ascii="Times New Roman" w:hAnsi="Times New Roman"/>
                <w:szCs w:val="24"/>
              </w:rPr>
              <w:t>UBR10012</w:t>
            </w:r>
            <w:r>
              <w:rPr>
                <w:rFonts w:ascii="Times New Roman" w:hAnsiTheme="minorEastAsia"/>
                <w:szCs w:val="24"/>
              </w:rPr>
              <w:t>能够与所有符合</w:t>
            </w:r>
            <w:r>
              <w:rPr>
                <w:rFonts w:ascii="Times New Roman" w:hAnsi="Times New Roman"/>
                <w:szCs w:val="24"/>
              </w:rPr>
              <w:t>DOCSIS</w:t>
            </w:r>
            <w:r>
              <w:rPr>
                <w:rFonts w:ascii="Times New Roman" w:hAnsiTheme="minorEastAsia"/>
                <w:szCs w:val="24"/>
              </w:rPr>
              <w:t>标准的</w:t>
            </w:r>
            <w:r>
              <w:rPr>
                <w:rFonts w:ascii="Times New Roman" w:hAnsi="Times New Roman"/>
                <w:szCs w:val="24"/>
              </w:rPr>
              <w:t>CM</w:t>
            </w:r>
            <w:r>
              <w:rPr>
                <w:rFonts w:ascii="Times New Roman" w:hAnsiTheme="minorEastAsia"/>
                <w:szCs w:val="24"/>
              </w:rPr>
              <w:t>正常通讯。</w:t>
            </w:r>
            <w:r>
              <w:rPr>
                <w:rFonts w:ascii="Times New Roman" w:hAnsi="Times New Roman"/>
                <w:szCs w:val="24"/>
              </w:rPr>
              <w:t>CM</w:t>
            </w:r>
            <w:r>
              <w:rPr>
                <w:rFonts w:ascii="Times New Roman" w:hAnsiTheme="minorEastAsia"/>
                <w:szCs w:val="24"/>
              </w:rPr>
              <w:t>正常在线。</w:t>
            </w:r>
            <w:r>
              <w:rPr>
                <w:rFonts w:ascii="Times New Roman" w:hAnsi="Times New Roman"/>
                <w:szCs w:val="24"/>
              </w:rPr>
              <w:t xml:space="preserve"> </w:t>
            </w:r>
          </w:p>
          <w:p>
            <w:pPr>
              <w:pBdr>
                <w:bottom w:val="single" w:color="auto" w:sz="4" w:space="1"/>
              </w:pBdr>
              <w:adjustRightInd w:val="0"/>
              <w:snapToGrid w:val="0"/>
              <w:spacing w:line="360" w:lineRule="auto"/>
              <w:jc w:val="both"/>
              <w:rPr>
                <w:vertAlign w:val="baseline"/>
              </w:rPr>
            </w:pPr>
            <w:r>
              <w:rPr>
                <w:rFonts w:ascii="Times New Roman" w:hAnsiTheme="minorEastAsia"/>
                <w:szCs w:val="24"/>
              </w:rPr>
              <w:t>测试结果与结论（</w:t>
            </w:r>
            <w:r>
              <w:rPr>
                <w:rFonts w:ascii="Times New Roman" w:hAnsi="Times New Roman"/>
                <w:szCs w:val="24"/>
              </w:rPr>
              <w:t>ATDMA</w:t>
            </w:r>
            <w:r>
              <w:rPr>
                <w:rFonts w:ascii="Times New Roman" w:hAnsiTheme="minorEastAsia"/>
                <w:szCs w:val="24"/>
              </w:rPr>
              <w:t>上行通道）：</w:t>
            </w:r>
            <w:r>
              <w:rPr>
                <w:rFonts w:ascii="Times New Roman" w:hAnsi="Times New Roman"/>
                <w:szCs w:val="24"/>
              </w:rPr>
              <w:t xml:space="preserve">  </w:t>
            </w:r>
            <w:r>
              <w:rPr>
                <w:rFonts w:ascii="Times New Roman" w:hAnsiTheme="minorEastAsia"/>
                <w:szCs w:val="24"/>
              </w:rPr>
              <w:t>通过</w:t>
            </w:r>
            <w:r>
              <w:rPr>
                <w:rFonts w:hint="eastAsia" w:ascii="Times New Roman" w:hAnsiTheme="minorEastAsia"/>
                <w:szCs w:val="24"/>
                <w:bdr w:val="single" w:color="auto" w:sz="4" w:space="0"/>
              </w:rPr>
              <w:t xml:space="preserve">  </w:t>
            </w:r>
          </w:p>
        </w:tc>
      </w:tr>
    </w:tbl>
    <w:p>
      <w:pPr>
        <w:jc w:val="center"/>
      </w:pPr>
    </w:p>
    <w:p>
      <w:pPr>
        <w:adjustRightInd w:val="0"/>
        <w:snapToGrid w:val="0"/>
        <w:spacing w:line="360" w:lineRule="auto"/>
        <w:jc w:val="both"/>
        <w:rPr>
          <w:rFonts w:ascii="Times New Roman" w:hAnsiTheme="minorEastAsia"/>
          <w:szCs w:val="24"/>
        </w:rPr>
      </w:pPr>
    </w:p>
    <w:p>
      <w:pPr>
        <w:adjustRightInd w:val="0"/>
        <w:snapToGrid w:val="0"/>
        <w:spacing w:line="360" w:lineRule="auto"/>
        <w:jc w:val="both"/>
        <w:rPr>
          <w:rFonts w:ascii="Times New Roman" w:hAnsiTheme="minorEastAsia"/>
          <w:szCs w:val="24"/>
        </w:rPr>
      </w:pPr>
      <w:r>
        <w:rPr>
          <w:rFonts w:hint="eastAsia" w:ascii="Times New Roman" w:hAnsiTheme="minorEastAsia"/>
          <w:szCs w:val="24"/>
          <w:lang w:val="en-US" w:eastAsia="zh-CN"/>
        </w:rPr>
        <w:t xml:space="preserve"> 如表9 所示，</w:t>
      </w:r>
      <w:r>
        <w:rPr>
          <w:rFonts w:ascii="Times New Roman" w:hAnsiTheme="minorEastAsia"/>
          <w:szCs w:val="24"/>
        </w:rPr>
        <w:t>将</w:t>
      </w:r>
      <w:r>
        <w:rPr>
          <w:rFonts w:ascii="Times New Roman" w:hAnsi="Times New Roman"/>
          <w:szCs w:val="24"/>
        </w:rPr>
        <w:t>UP0</w:t>
      </w:r>
      <w:r>
        <w:rPr>
          <w:rFonts w:ascii="Times New Roman" w:hAnsiTheme="minorEastAsia"/>
          <w:szCs w:val="24"/>
        </w:rPr>
        <w:t>设置为</w:t>
      </w:r>
      <w:r>
        <w:rPr>
          <w:rFonts w:ascii="Times New Roman" w:hAnsi="Times New Roman"/>
          <w:szCs w:val="24"/>
        </w:rPr>
        <w:t>ATDMA</w:t>
      </w:r>
      <w:r>
        <w:rPr>
          <w:rFonts w:ascii="Times New Roman" w:hAnsiTheme="minorEastAsia"/>
          <w:szCs w:val="24"/>
        </w:rPr>
        <w:t>模式，</w:t>
      </w:r>
      <w:r>
        <w:rPr>
          <w:rFonts w:hint="eastAsia" w:ascii="Times New Roman" w:hAnsiTheme="minorEastAsia"/>
          <w:szCs w:val="24"/>
          <w:lang w:eastAsia="zh-CN"/>
        </w:rPr>
        <w:t>查看</w:t>
      </w:r>
      <w:r>
        <w:rPr>
          <w:rFonts w:hint="eastAsia" w:ascii="Times New Roman" w:hAnsiTheme="minorEastAsia"/>
          <w:szCs w:val="24"/>
          <w:lang w:val="en-US" w:eastAsia="zh-CN"/>
        </w:rPr>
        <w:t>CMTS与CM的兼容性。</w:t>
      </w:r>
    </w:p>
    <w:p>
      <w:pPr>
        <w:jc w:val="both"/>
        <w:rPr>
          <w:rFonts w:hint="eastAsia"/>
          <w:lang w:val="en-US" w:eastAsia="zh-CN"/>
        </w:rPr>
      </w:pPr>
      <w:r>
        <w:rPr>
          <w:rFonts w:hint="eastAsia"/>
          <w:lang w:val="en-US" w:eastAsia="zh-CN"/>
        </w:rPr>
        <w:t xml:space="preserve">          </w:t>
      </w:r>
    </w:p>
    <w:p>
      <w:pPr>
        <w:jc w:val="center"/>
      </w:pPr>
      <w:r>
        <w:rPr>
          <w:rFonts w:hint="eastAsia"/>
        </w:rPr>
        <w:t>表</w:t>
      </w:r>
      <w:r>
        <w:rPr>
          <w:rFonts w:hint="eastAsia"/>
          <w:lang w:val="en-US" w:eastAsia="zh-CN"/>
        </w:rPr>
        <w:t>9</w:t>
      </w:r>
      <w:r>
        <w:rPr>
          <w:rFonts w:hint="eastAsia"/>
        </w:rPr>
        <w:t xml:space="preserve"> </w:t>
      </w:r>
      <w:r>
        <w:rPr>
          <w:rFonts w:hAnsi="Times New Roman"/>
        </w:rPr>
        <w:t>CMTS</w:t>
      </w:r>
      <w:r>
        <w:t>与</w:t>
      </w:r>
      <w:r>
        <w:rPr>
          <w:rFonts w:hAnsi="Times New Roman"/>
        </w:rPr>
        <w:t xml:space="preserve"> CM </w:t>
      </w:r>
      <w:r>
        <w:t>的兼容性</w:t>
      </w:r>
    </w:p>
    <w:tbl>
      <w:tblPr>
        <w:tblStyle w:val="20"/>
        <w:tblW w:w="8528"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2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l2br w:val="nil"/>
              <w:tr2bl w:val="nil"/>
            </w:tcBorders>
            <w:vAlign w:val="top"/>
          </w:tcPr>
          <w:p>
            <w:pPr>
              <w:pBdr>
                <w:top w:val="single" w:color="auto" w:sz="4" w:space="1"/>
                <w:bottom w:val="single" w:color="auto" w:sz="4" w:space="1"/>
              </w:pBdr>
              <w:adjustRightInd w:val="0"/>
              <w:snapToGrid w:val="0"/>
              <w:spacing w:line="360" w:lineRule="auto"/>
              <w:jc w:val="both"/>
              <w:rPr>
                <w:vertAlign w:val="baseline"/>
              </w:rPr>
            </w:pPr>
            <w:r>
              <w:rPr>
                <w:rFonts w:ascii="Times New Roman" w:hAnsiTheme="minorEastAsia"/>
                <w:szCs w:val="24"/>
              </w:rPr>
              <w:t>将</w:t>
            </w:r>
            <w:r>
              <w:rPr>
                <w:rFonts w:ascii="Times New Roman" w:hAnsi="Times New Roman"/>
                <w:szCs w:val="24"/>
              </w:rPr>
              <w:t>UP0</w:t>
            </w:r>
            <w:r>
              <w:rPr>
                <w:rFonts w:ascii="Times New Roman" w:hAnsiTheme="minorEastAsia"/>
                <w:szCs w:val="24"/>
              </w:rPr>
              <w:t>设置为</w:t>
            </w:r>
            <w:r>
              <w:rPr>
                <w:rFonts w:ascii="Times New Roman" w:hAnsi="Times New Roman"/>
                <w:szCs w:val="24"/>
              </w:rPr>
              <w:t>ATDMA</w:t>
            </w:r>
            <w:r>
              <w:rPr>
                <w:rFonts w:ascii="Times New Roman" w:hAnsiTheme="minorEastAsia"/>
                <w:szCs w:val="24"/>
              </w:rPr>
              <w:t>模式，</w:t>
            </w:r>
            <w:r>
              <w:rPr>
                <w:rFonts w:ascii="Times New Roman" w:hAnsi="Times New Roman"/>
                <w:szCs w:val="24"/>
              </w:rPr>
              <w:t xml:space="preserve"> </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8528" w:type="dxa"/>
            <w:tcBorders>
              <w:tl2br w:val="nil"/>
              <w:tr2bl w:val="nil"/>
            </w:tcBorders>
            <w:vAlign w:val="top"/>
          </w:tcPr>
          <w:p>
            <w:pPr>
              <w:adjustRightInd w:val="0"/>
              <w:snapToGrid w:val="0"/>
              <w:spacing w:line="360" w:lineRule="auto"/>
              <w:jc w:val="both"/>
              <w:rPr>
                <w:rFonts w:ascii="Times New Roman" w:hAnsi="Times New Roman"/>
                <w:szCs w:val="24"/>
              </w:rPr>
            </w:pPr>
            <w:r>
              <w:rPr>
                <w:rFonts w:ascii="Times New Roman" w:hAnsi="Times New Roman"/>
                <w:szCs w:val="24"/>
              </w:rPr>
              <w:t xml:space="preserve">cable upstream 0 docsis-mode atdma  </w:t>
            </w:r>
            <w:r>
              <w:rPr>
                <w:rFonts w:ascii="Times New Roman" w:hAnsiTheme="minorEastAsia"/>
                <w:szCs w:val="24"/>
              </w:rPr>
              <w:t>各厂家的</w:t>
            </w:r>
            <w:r>
              <w:rPr>
                <w:rFonts w:ascii="Times New Roman" w:hAnsi="Times New Roman"/>
                <w:szCs w:val="24"/>
              </w:rPr>
              <w:t>CM</w:t>
            </w:r>
            <w:r>
              <w:rPr>
                <w:rFonts w:ascii="Times New Roman" w:hAnsiTheme="minorEastAsia"/>
                <w:szCs w:val="24"/>
              </w:rPr>
              <w:t>均能在线，并正常通讯。</w:t>
            </w:r>
          </w:p>
          <w:p>
            <w:pPr>
              <w:adjustRightInd w:val="0"/>
              <w:snapToGrid w:val="0"/>
              <w:spacing w:line="360" w:lineRule="auto"/>
              <w:jc w:val="right"/>
              <w:rPr>
                <w:rFonts w:ascii="Times New Roman" w:hAnsi="Times New Roman"/>
                <w:szCs w:val="24"/>
              </w:rPr>
            </w:pPr>
            <w:r>
              <w:rPr>
                <w:rFonts w:ascii="Times New Roman" w:hAnsi="Times New Roman"/>
                <w:szCs w:val="24"/>
              </w:rPr>
              <w:t xml:space="preserve">uBR10012#show cab modem  MAC Address  IP Address  I/F  MAC   Prim RxPwr  Timing  Num BPI                                          </w:t>
            </w:r>
            <w:r>
              <w:rPr>
                <w:rFonts w:hint="eastAsia" w:ascii="Times New Roman" w:hAnsi="Times New Roman"/>
                <w:szCs w:val="24"/>
              </w:rPr>
              <w:t xml:space="preserve">                 </w:t>
            </w:r>
            <w:r>
              <w:rPr>
                <w:rFonts w:ascii="Times New Roman" w:hAnsi="Times New Roman"/>
                <w:szCs w:val="24"/>
              </w:rPr>
              <w:t>State   Sid  (dB)  Offset  CPE Enb</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00d0.3341.2931 10.65.160.3   C8/0/0/U1 online </w:t>
            </w:r>
            <w:r>
              <w:rPr>
                <w:rFonts w:hint="eastAsia" w:ascii="Times New Roman" w:hAnsi="Times New Roman"/>
                <w:szCs w:val="24"/>
                <w:lang w:val="en-US" w:eastAsia="zh-CN"/>
              </w:rPr>
              <w:t xml:space="preserve"> </w:t>
            </w:r>
            <w:r>
              <w:rPr>
                <w:rFonts w:hint="eastAsia" w:ascii="Times New Roman" w:hAnsi="Times New Roman"/>
                <w:szCs w:val="24"/>
              </w:rPr>
              <w:t xml:space="preserve"> </w:t>
            </w:r>
            <w:r>
              <w:rPr>
                <w:rFonts w:ascii="Times New Roman" w:hAnsi="Times New Roman"/>
                <w:szCs w:val="24"/>
              </w:rPr>
              <w:t>1</w:t>
            </w:r>
            <w:r>
              <w:rPr>
                <w:rFonts w:hint="eastAsia" w:ascii="Times New Roman" w:hAnsi="Times New Roman"/>
                <w:szCs w:val="24"/>
                <w:lang w:val="en-US" w:eastAsia="zh-CN"/>
              </w:rPr>
              <w:t xml:space="preserve">  </w:t>
            </w:r>
            <w:r>
              <w:rPr>
                <w:rFonts w:ascii="Times New Roman" w:hAnsi="Times New Roman"/>
                <w:szCs w:val="24"/>
              </w:rPr>
              <w:t xml:space="preserve"> 4.25  2692   </w:t>
            </w:r>
            <w:r>
              <w:rPr>
                <w:rFonts w:hint="eastAsia" w:ascii="Times New Roman" w:hAnsi="Times New Roman"/>
                <w:szCs w:val="24"/>
              </w:rPr>
              <w:t xml:space="preserve"> </w:t>
            </w:r>
            <w:r>
              <w:rPr>
                <w:rFonts w:ascii="Times New Roman" w:hAnsi="Times New Roman"/>
                <w:szCs w:val="24"/>
              </w:rPr>
              <w:t xml:space="preserve">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00d0.3340.d652 10.65.160.6   C8/0/0/U1 online  </w:t>
            </w:r>
            <w:r>
              <w:rPr>
                <w:rFonts w:hint="eastAsia" w:ascii="Times New Roman" w:hAnsi="Times New Roman"/>
                <w:szCs w:val="24"/>
              </w:rPr>
              <w:t xml:space="preserve"> </w:t>
            </w:r>
            <w:r>
              <w:rPr>
                <w:rFonts w:ascii="Times New Roman" w:hAnsi="Times New Roman"/>
                <w:szCs w:val="24"/>
              </w:rPr>
              <w:t xml:space="preserve">2   5.00   2689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000e.b700.aa9b 10.65.160.11  C8/0/0/U0 online   3   -4.00  1828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000b.06dd.59aa 10.65.160.17  C8/0/0/U0 online   4  -4.75 </w:t>
            </w:r>
            <w:r>
              <w:rPr>
                <w:rFonts w:hint="eastAsia" w:ascii="Times New Roman" w:hAnsi="Times New Roman"/>
                <w:szCs w:val="24"/>
              </w:rPr>
              <w:t xml:space="preserve"> </w:t>
            </w:r>
            <w:r>
              <w:rPr>
                <w:rFonts w:ascii="Times New Roman" w:hAnsi="Times New Roman"/>
                <w:szCs w:val="24"/>
              </w:rPr>
              <w:t xml:space="preserve"> 2690    1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0000.f048.28aa 10.65.160.8  </w:t>
            </w:r>
            <w:r>
              <w:rPr>
                <w:rFonts w:hint="eastAsia" w:ascii="Times New Roman" w:hAnsi="Times New Roman"/>
                <w:szCs w:val="24"/>
              </w:rPr>
              <w:t xml:space="preserve"> </w:t>
            </w:r>
            <w:r>
              <w:rPr>
                <w:rFonts w:ascii="Times New Roman" w:hAnsi="Times New Roman"/>
                <w:szCs w:val="24"/>
              </w:rPr>
              <w:t xml:space="preserve"> C8/0/0/U1 online </w:t>
            </w:r>
            <w:r>
              <w:rPr>
                <w:rFonts w:hint="eastAsia" w:ascii="Times New Roman" w:hAnsi="Times New Roman"/>
                <w:szCs w:val="24"/>
              </w:rPr>
              <w:t xml:space="preserve"> </w:t>
            </w:r>
            <w:r>
              <w:rPr>
                <w:rFonts w:ascii="Times New Roman" w:hAnsi="Times New Roman"/>
                <w:szCs w:val="24"/>
              </w:rPr>
              <w:t xml:space="preserve"> 5  5.00   712   </w:t>
            </w:r>
            <w:r>
              <w:rPr>
                <w:rFonts w:hint="eastAsia" w:ascii="Times New Roman" w:hAnsi="Times New Roman"/>
                <w:szCs w:val="24"/>
              </w:rPr>
              <w:t xml:space="preserve"> </w:t>
            </w:r>
            <w:r>
              <w:rPr>
                <w:rFonts w:ascii="Times New Roman" w:hAnsi="Times New Roman"/>
                <w:szCs w:val="24"/>
              </w:rPr>
              <w:t xml:space="preserve">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0008.0ea1.302e 10.65.160.13  C8/0/0/U1 online  </w:t>
            </w:r>
            <w:r>
              <w:rPr>
                <w:rFonts w:hint="eastAsia" w:ascii="Times New Roman" w:hAnsi="Times New Roman"/>
                <w:szCs w:val="24"/>
              </w:rPr>
              <w:t xml:space="preserve"> </w:t>
            </w:r>
            <w:r>
              <w:rPr>
                <w:rFonts w:ascii="Times New Roman" w:hAnsi="Times New Roman"/>
                <w:szCs w:val="24"/>
              </w:rPr>
              <w:t xml:space="preserve"> 6  4.25   822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000a.73fb.f318 10.65.160.2   C8/0/0/U1 online  </w:t>
            </w:r>
            <w:r>
              <w:rPr>
                <w:rFonts w:hint="eastAsia" w:ascii="Times New Roman" w:hAnsi="Times New Roman"/>
                <w:szCs w:val="24"/>
              </w:rPr>
              <w:t xml:space="preserve"> </w:t>
            </w:r>
            <w:r>
              <w:rPr>
                <w:rFonts w:ascii="Times New Roman" w:hAnsi="Times New Roman"/>
                <w:szCs w:val="24"/>
              </w:rPr>
              <w:t xml:space="preserve"> 7  5.00   2694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0011.1a05.1e48 10.65.160.4   C8/0/0/U1online  </w:t>
            </w:r>
            <w:r>
              <w:rPr>
                <w:rFonts w:hint="eastAsia" w:ascii="Times New Roman" w:hAnsi="Times New Roman"/>
                <w:szCs w:val="24"/>
              </w:rPr>
              <w:t xml:space="preserve"> </w:t>
            </w:r>
            <w:r>
              <w:rPr>
                <w:rFonts w:ascii="Times New Roman" w:hAnsi="Times New Roman"/>
                <w:szCs w:val="24"/>
              </w:rPr>
              <w:t xml:space="preserve"> 8  4.25   2687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0020.4048.e03c 10.65.160.15  C8/0/0/U1online  </w:t>
            </w:r>
            <w:r>
              <w:rPr>
                <w:rFonts w:hint="eastAsia" w:ascii="Times New Roman" w:hAnsi="Times New Roman"/>
                <w:szCs w:val="24"/>
              </w:rPr>
              <w:t xml:space="preserve"> </w:t>
            </w:r>
            <w:r>
              <w:rPr>
                <w:rFonts w:ascii="Times New Roman" w:hAnsi="Times New Roman"/>
                <w:szCs w:val="24"/>
              </w:rPr>
              <w:t xml:space="preserve"> 9  4.25   3026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0011.1a63.d0c0 10.65.160.7   C8/0/0/U1online  </w:t>
            </w:r>
            <w:r>
              <w:rPr>
                <w:rFonts w:hint="eastAsia" w:ascii="Times New Roman" w:hAnsi="Times New Roman"/>
                <w:szCs w:val="24"/>
              </w:rPr>
              <w:t xml:space="preserve"> </w:t>
            </w:r>
            <w:r>
              <w:rPr>
                <w:rFonts w:ascii="Times New Roman" w:hAnsi="Times New Roman"/>
                <w:szCs w:val="24"/>
              </w:rPr>
              <w:t xml:space="preserve"> 10  4.25   1428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000e.b700.1e47 10.65.160.5   C8/0/0/U1 online   11  !5.00   1842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0003.4c80.40b9 10.65.160.9   C8/0/0/U1online   12  !5.00   1831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0000.f028.743f 10.65.160.12  C8/0/0/U1 online   13   4.25   2386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000a.73ad.c3fd 10.65.160.14  C8/0/0/U1online   14   4.25   2689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0030.eb16.7fdd 10.65.160.18  C8/0/0/U1 online   15   5.00   1403   0   N  </w:t>
            </w:r>
          </w:p>
          <w:p>
            <w:pPr>
              <w:adjustRightInd w:val="0"/>
              <w:snapToGrid w:val="0"/>
              <w:spacing w:line="360" w:lineRule="auto"/>
              <w:jc w:val="both"/>
              <w:rPr>
                <w:rFonts w:ascii="Times New Roman" w:hAnsi="Times New Roman"/>
                <w:szCs w:val="24"/>
              </w:rPr>
            </w:pPr>
            <w:r>
              <w:rPr>
                <w:rFonts w:ascii="Times New Roman" w:hAnsi="Times New Roman"/>
                <w:szCs w:val="24"/>
              </w:rPr>
              <w:t xml:space="preserve">000a.73ad.c3f4 10.65.160.10  C8/0/0/U0 online   16   -4.00  2686    0   N </w:t>
            </w:r>
          </w:p>
          <w:p>
            <w:pPr>
              <w:jc w:val="left"/>
              <w:rPr>
                <w:vertAlign w:val="baseline"/>
              </w:rPr>
            </w:pPr>
            <w:r>
              <w:rPr>
                <w:rFonts w:ascii="Times New Roman" w:hAnsiTheme="minorEastAsia"/>
                <w:szCs w:val="24"/>
              </w:rPr>
              <w:t>结论，在</w:t>
            </w:r>
            <w:r>
              <w:rPr>
                <w:rFonts w:ascii="Times New Roman" w:hAnsi="Times New Roman"/>
                <w:szCs w:val="24"/>
              </w:rPr>
              <w:t>ATDMA</w:t>
            </w:r>
            <w:r>
              <w:rPr>
                <w:rFonts w:ascii="Times New Roman" w:hAnsiTheme="minorEastAsia"/>
                <w:szCs w:val="24"/>
              </w:rPr>
              <w:t>模式下，</w:t>
            </w:r>
            <w:r>
              <w:rPr>
                <w:rFonts w:ascii="Times New Roman" w:hAnsi="Times New Roman"/>
                <w:szCs w:val="24"/>
              </w:rPr>
              <w:t>UBR10012</w:t>
            </w:r>
            <w:r>
              <w:rPr>
                <w:rFonts w:ascii="Times New Roman" w:hAnsiTheme="minorEastAsia"/>
                <w:szCs w:val="24"/>
              </w:rPr>
              <w:t>能够与所有符合</w:t>
            </w:r>
            <w:r>
              <w:rPr>
                <w:rFonts w:ascii="Times New Roman" w:hAnsi="Times New Roman"/>
                <w:szCs w:val="24"/>
              </w:rPr>
              <w:t>DOCSIS</w:t>
            </w:r>
            <w:r>
              <w:rPr>
                <w:rFonts w:ascii="Times New Roman" w:hAnsiTheme="minorEastAsia"/>
                <w:szCs w:val="24"/>
              </w:rPr>
              <w:t>标准的</w:t>
            </w:r>
            <w:r>
              <w:rPr>
                <w:rFonts w:ascii="Times New Roman" w:hAnsi="Times New Roman"/>
                <w:szCs w:val="24"/>
              </w:rPr>
              <w:t>CM</w:t>
            </w:r>
            <w:r>
              <w:rPr>
                <w:rFonts w:ascii="Times New Roman" w:hAnsiTheme="minorEastAsia"/>
                <w:szCs w:val="24"/>
              </w:rPr>
              <w:t>正常通讯。</w:t>
            </w:r>
            <w:r>
              <w:rPr>
                <w:rFonts w:ascii="Times New Roman" w:hAnsi="Times New Roman"/>
                <w:szCs w:val="24"/>
              </w:rPr>
              <w:t>CM</w:t>
            </w:r>
            <w:r>
              <w:rPr>
                <w:rFonts w:ascii="Times New Roman" w:hAnsiTheme="minorEastAsia"/>
                <w:szCs w:val="24"/>
              </w:rPr>
              <w:t>正常在线。测试结果与结论（</w:t>
            </w:r>
            <w:r>
              <w:rPr>
                <w:rFonts w:ascii="Times New Roman" w:hAnsi="Times New Roman"/>
                <w:szCs w:val="24"/>
              </w:rPr>
              <w:t>SCDMA</w:t>
            </w:r>
            <w:r>
              <w:rPr>
                <w:rFonts w:ascii="Times New Roman" w:hAnsiTheme="minorEastAsia"/>
                <w:szCs w:val="24"/>
              </w:rPr>
              <w:t>上行通道）：</w:t>
            </w:r>
            <w:r>
              <w:rPr>
                <w:rFonts w:ascii="Times New Roman" w:hAnsi="Times New Roman"/>
                <w:szCs w:val="24"/>
              </w:rPr>
              <w:t xml:space="preserve">  </w:t>
            </w:r>
            <w:r>
              <w:rPr>
                <w:rFonts w:ascii="Times New Roman" w:hAnsiTheme="minorEastAsia"/>
                <w:szCs w:val="24"/>
              </w:rPr>
              <w:t>通过</w:t>
            </w:r>
          </w:p>
        </w:tc>
      </w:tr>
    </w:tbl>
    <w:p>
      <w:pPr>
        <w:jc w:val="left"/>
      </w:pPr>
    </w:p>
    <w:p>
      <w:pPr>
        <w:jc w:val="both"/>
        <w:rPr>
          <w:rFonts w:ascii="Times New Roman" w:hAnsi="Times New Roman"/>
          <w:kern w:val="0"/>
          <w:szCs w:val="24"/>
        </w:rPr>
      </w:pPr>
      <w:r>
        <w:rPr>
          <w:rFonts w:hint="eastAsia" w:ascii="Times New Roman" w:hAnsiTheme="minorEastAsia"/>
          <w:kern w:val="0"/>
          <w:szCs w:val="24"/>
          <w:lang w:val="en-US" w:eastAsia="zh-CN"/>
        </w:rPr>
        <w:t xml:space="preserve">    </w:t>
      </w:r>
      <w:r>
        <w:rPr>
          <w:rFonts w:ascii="Times New Roman" w:hAnsiTheme="minorEastAsia"/>
          <w:kern w:val="0"/>
          <w:szCs w:val="24"/>
        </w:rPr>
        <w:t>综上所示，可以得到以下结论</w:t>
      </w:r>
      <w:r>
        <w:rPr>
          <w:rFonts w:hint="eastAsia" w:ascii="Times New Roman" w:hAnsiTheme="minorEastAsia"/>
          <w:kern w:val="0"/>
          <w:szCs w:val="24"/>
          <w:lang w:val="en-US" w:eastAsia="zh-CN"/>
        </w:rPr>
        <w:t>;</w:t>
      </w:r>
    </w:p>
    <w:p>
      <w:pPr>
        <w:autoSpaceDE w:val="0"/>
        <w:autoSpaceDN w:val="0"/>
        <w:adjustRightInd w:val="0"/>
        <w:snapToGrid w:val="0"/>
        <w:spacing w:line="360" w:lineRule="auto"/>
        <w:ind w:firstLine="480" w:firstLineChars="200"/>
        <w:rPr>
          <w:rFonts w:ascii="Times New Roman" w:hAnsi="Times New Roman"/>
          <w:kern w:val="0"/>
          <w:szCs w:val="24"/>
        </w:rPr>
      </w:pPr>
      <w:r>
        <w:rPr>
          <w:rFonts w:hint="eastAsia" w:ascii="Times New Roman" w:hAnsi="Times New Roman"/>
          <w:kern w:val="0"/>
          <w:szCs w:val="24"/>
          <w:lang w:val="en-US" w:eastAsia="zh-CN"/>
        </w:rPr>
        <w:t>(</w:t>
      </w:r>
      <w:r>
        <w:rPr>
          <w:rFonts w:ascii="Times New Roman" w:hAnsi="Times New Roman"/>
          <w:kern w:val="0"/>
          <w:szCs w:val="24"/>
        </w:rPr>
        <w:t>1</w:t>
      </w:r>
      <w:r>
        <w:rPr>
          <w:rFonts w:hint="eastAsia" w:ascii="Times New Roman" w:hAnsi="Times New Roman"/>
          <w:kern w:val="0"/>
          <w:szCs w:val="24"/>
          <w:lang w:val="en-US" w:eastAsia="zh-CN"/>
        </w:rPr>
        <w:t>)</w:t>
      </w:r>
      <w:r>
        <w:rPr>
          <w:rFonts w:ascii="Times New Roman" w:hAnsiTheme="minorEastAsia"/>
          <w:kern w:val="0"/>
          <w:szCs w:val="24"/>
        </w:rPr>
        <w:t>、</w:t>
      </w:r>
      <w:r>
        <w:rPr>
          <w:rFonts w:ascii="Times New Roman" w:hAnsi="Times New Roman"/>
          <w:kern w:val="0"/>
          <w:szCs w:val="24"/>
        </w:rPr>
        <w:t>CMTS</w:t>
      </w:r>
      <w:r>
        <w:rPr>
          <w:rFonts w:ascii="Times New Roman" w:hAnsiTheme="minorEastAsia"/>
          <w:kern w:val="0"/>
          <w:szCs w:val="24"/>
        </w:rPr>
        <w:t>与</w:t>
      </w:r>
      <w:r>
        <w:rPr>
          <w:rFonts w:ascii="Times New Roman" w:hAnsi="Times New Roman"/>
          <w:kern w:val="0"/>
          <w:szCs w:val="24"/>
        </w:rPr>
        <w:t xml:space="preserve"> CM </w:t>
      </w:r>
      <w:r>
        <w:rPr>
          <w:rFonts w:ascii="Times New Roman" w:hAnsiTheme="minorEastAsia"/>
          <w:kern w:val="0"/>
          <w:szCs w:val="24"/>
        </w:rPr>
        <w:t>的兼容性</w:t>
      </w:r>
      <w:r>
        <w:rPr>
          <w:rFonts w:hint="eastAsia" w:ascii="Times New Roman" w:hAnsiTheme="minorEastAsia"/>
          <w:kern w:val="0"/>
          <w:szCs w:val="24"/>
          <w:lang w:val="en-US" w:eastAsia="zh-CN"/>
        </w:rPr>
        <w:t>:</w:t>
      </w:r>
      <w:r>
        <w:rPr>
          <w:rFonts w:ascii="Times New Roman" w:hAnsiTheme="minorEastAsia"/>
          <w:kern w:val="0"/>
          <w:szCs w:val="24"/>
        </w:rPr>
        <w:t>在</w:t>
      </w:r>
      <w:r>
        <w:rPr>
          <w:rFonts w:ascii="Times New Roman" w:hAnsi="Times New Roman"/>
          <w:kern w:val="0"/>
          <w:szCs w:val="24"/>
        </w:rPr>
        <w:t>TDMA</w:t>
      </w:r>
      <w:r>
        <w:rPr>
          <w:rFonts w:ascii="Times New Roman" w:hAnsiTheme="minorEastAsia"/>
          <w:kern w:val="0"/>
          <w:szCs w:val="24"/>
        </w:rPr>
        <w:t>与</w:t>
      </w:r>
      <w:r>
        <w:rPr>
          <w:rFonts w:ascii="Times New Roman" w:hAnsi="Times New Roman"/>
          <w:kern w:val="0"/>
          <w:szCs w:val="24"/>
        </w:rPr>
        <w:t>ATDMA</w:t>
      </w:r>
      <w:r>
        <w:rPr>
          <w:rFonts w:ascii="Times New Roman" w:hAnsiTheme="minorEastAsia"/>
          <w:kern w:val="0"/>
          <w:szCs w:val="24"/>
        </w:rPr>
        <w:t>混合模式下，</w:t>
      </w:r>
      <w:r>
        <w:rPr>
          <w:rFonts w:ascii="Times New Roman" w:hAnsi="Times New Roman"/>
          <w:kern w:val="0"/>
          <w:szCs w:val="24"/>
        </w:rPr>
        <w:t>UBR10012</w:t>
      </w:r>
      <w:r>
        <w:rPr>
          <w:rFonts w:ascii="Times New Roman" w:hAnsiTheme="minorEastAsia"/>
          <w:kern w:val="0"/>
          <w:szCs w:val="24"/>
        </w:rPr>
        <w:t>能够与所有符合</w:t>
      </w:r>
      <w:r>
        <w:rPr>
          <w:rFonts w:ascii="Times New Roman" w:hAnsi="Times New Roman"/>
          <w:kern w:val="0"/>
          <w:szCs w:val="24"/>
        </w:rPr>
        <w:t>DOCSIS</w:t>
      </w:r>
      <w:r>
        <w:rPr>
          <w:rFonts w:ascii="Times New Roman" w:hAnsiTheme="minorEastAsia"/>
          <w:kern w:val="0"/>
          <w:szCs w:val="24"/>
        </w:rPr>
        <w:t>标准的</w:t>
      </w:r>
      <w:r>
        <w:rPr>
          <w:rFonts w:ascii="Times New Roman" w:hAnsi="Times New Roman"/>
          <w:kern w:val="0"/>
          <w:szCs w:val="24"/>
        </w:rPr>
        <w:t>CM</w:t>
      </w:r>
      <w:r>
        <w:rPr>
          <w:rFonts w:ascii="Times New Roman" w:hAnsiTheme="minorEastAsia"/>
          <w:kern w:val="0"/>
          <w:szCs w:val="24"/>
        </w:rPr>
        <w:t>正常通讯，</w:t>
      </w:r>
      <w:r>
        <w:rPr>
          <w:rFonts w:ascii="Times New Roman" w:hAnsi="Times New Roman"/>
          <w:kern w:val="0"/>
          <w:szCs w:val="24"/>
        </w:rPr>
        <w:t>CM</w:t>
      </w:r>
      <w:r>
        <w:rPr>
          <w:rFonts w:ascii="Times New Roman" w:hAnsiTheme="minorEastAsia"/>
          <w:kern w:val="0"/>
          <w:szCs w:val="24"/>
        </w:rPr>
        <w:t>正常在线。在</w:t>
      </w:r>
      <w:r>
        <w:rPr>
          <w:rFonts w:ascii="Times New Roman" w:hAnsi="Times New Roman"/>
          <w:kern w:val="0"/>
          <w:szCs w:val="24"/>
        </w:rPr>
        <w:t>ATDMA</w:t>
      </w:r>
      <w:r>
        <w:rPr>
          <w:rFonts w:ascii="Times New Roman" w:hAnsiTheme="minorEastAsia"/>
          <w:kern w:val="0"/>
          <w:szCs w:val="24"/>
        </w:rPr>
        <w:t>模式下，</w:t>
      </w:r>
      <w:r>
        <w:rPr>
          <w:rFonts w:ascii="Times New Roman" w:hAnsi="Times New Roman"/>
          <w:kern w:val="0"/>
          <w:szCs w:val="24"/>
        </w:rPr>
        <w:t>UBR10012</w:t>
      </w:r>
      <w:r>
        <w:rPr>
          <w:rFonts w:ascii="Times New Roman" w:hAnsiTheme="minorEastAsia"/>
          <w:kern w:val="0"/>
          <w:szCs w:val="24"/>
        </w:rPr>
        <w:t>能够与所有符合</w:t>
      </w:r>
      <w:r>
        <w:rPr>
          <w:rFonts w:ascii="Times New Roman" w:hAnsi="Times New Roman"/>
          <w:kern w:val="0"/>
          <w:szCs w:val="24"/>
        </w:rPr>
        <w:t>DOCSIS</w:t>
      </w:r>
      <w:r>
        <w:rPr>
          <w:rFonts w:ascii="Times New Roman" w:hAnsiTheme="minorEastAsia"/>
          <w:kern w:val="0"/>
          <w:szCs w:val="24"/>
        </w:rPr>
        <w:t>标准的</w:t>
      </w:r>
      <w:r>
        <w:rPr>
          <w:rFonts w:ascii="Times New Roman" w:hAnsi="Times New Roman"/>
          <w:kern w:val="0"/>
          <w:szCs w:val="24"/>
        </w:rPr>
        <w:t>CM</w:t>
      </w:r>
      <w:r>
        <w:rPr>
          <w:rFonts w:ascii="Times New Roman" w:hAnsiTheme="minorEastAsia"/>
          <w:kern w:val="0"/>
          <w:szCs w:val="24"/>
        </w:rPr>
        <w:t>正常通讯，</w:t>
      </w:r>
      <w:r>
        <w:rPr>
          <w:rFonts w:ascii="Times New Roman" w:hAnsi="Times New Roman"/>
          <w:kern w:val="0"/>
          <w:szCs w:val="24"/>
        </w:rPr>
        <w:t>CM</w:t>
      </w:r>
      <w:r>
        <w:rPr>
          <w:rFonts w:ascii="Times New Roman" w:hAnsiTheme="minorEastAsia"/>
          <w:kern w:val="0"/>
          <w:szCs w:val="24"/>
        </w:rPr>
        <w:t>正常在线。</w:t>
      </w:r>
    </w:p>
    <w:p>
      <w:pPr>
        <w:autoSpaceDE w:val="0"/>
        <w:autoSpaceDN w:val="0"/>
        <w:adjustRightInd w:val="0"/>
        <w:snapToGrid w:val="0"/>
        <w:spacing w:line="360" w:lineRule="auto"/>
        <w:ind w:firstLine="480" w:firstLineChars="200"/>
        <w:rPr>
          <w:rFonts w:ascii="Times New Roman" w:hAnsi="Times New Roman"/>
          <w:kern w:val="0"/>
          <w:szCs w:val="24"/>
        </w:rPr>
      </w:pPr>
      <w:r>
        <w:rPr>
          <w:rFonts w:hint="eastAsia" w:ascii="Times New Roman" w:hAnsi="Times New Roman"/>
          <w:kern w:val="0"/>
          <w:szCs w:val="24"/>
          <w:lang w:val="en-US" w:eastAsia="zh-CN"/>
        </w:rPr>
        <w:t>(</w:t>
      </w:r>
      <w:r>
        <w:rPr>
          <w:rFonts w:ascii="Times New Roman" w:hAnsi="Times New Roman"/>
          <w:kern w:val="0"/>
          <w:szCs w:val="24"/>
        </w:rPr>
        <w:t>2</w:t>
      </w:r>
      <w:r>
        <w:rPr>
          <w:rFonts w:hint="eastAsia" w:ascii="Times New Roman" w:hAnsi="Times New Roman"/>
          <w:kern w:val="0"/>
          <w:szCs w:val="24"/>
          <w:lang w:val="en-US" w:eastAsia="zh-CN"/>
        </w:rPr>
        <w:t>)</w:t>
      </w:r>
      <w:r>
        <w:rPr>
          <w:rFonts w:ascii="Times New Roman" w:hAnsiTheme="minorEastAsia"/>
          <w:kern w:val="0"/>
          <w:szCs w:val="24"/>
        </w:rPr>
        <w:t>、</w:t>
      </w:r>
      <w:r>
        <w:rPr>
          <w:rFonts w:ascii="Times New Roman" w:hAnsi="Times New Roman"/>
          <w:kern w:val="0"/>
          <w:szCs w:val="24"/>
        </w:rPr>
        <w:t>Telnet CMTS  </w:t>
      </w:r>
      <w:r>
        <w:rPr>
          <w:rFonts w:ascii="Times New Roman" w:hAnsiTheme="minorEastAsia"/>
          <w:kern w:val="0"/>
          <w:szCs w:val="24"/>
        </w:rPr>
        <w:t>访问控制</w:t>
      </w:r>
      <w:r>
        <w:rPr>
          <w:rFonts w:hint="eastAsia" w:ascii="Times New Roman" w:hAnsiTheme="minorEastAsia"/>
          <w:kern w:val="0"/>
          <w:szCs w:val="24"/>
          <w:lang w:val="en-US" w:eastAsia="zh-CN"/>
        </w:rPr>
        <w:t>:</w:t>
      </w:r>
      <w:r>
        <w:rPr>
          <w:rFonts w:ascii="Times New Roman" w:hAnsi="Times New Roman"/>
          <w:kern w:val="0"/>
          <w:szCs w:val="24"/>
        </w:rPr>
        <w:t>CMTS</w:t>
      </w:r>
      <w:r>
        <w:rPr>
          <w:rFonts w:ascii="Times New Roman" w:hAnsiTheme="minorEastAsia"/>
          <w:kern w:val="0"/>
          <w:szCs w:val="24"/>
        </w:rPr>
        <w:t>可以有效的设置</w:t>
      </w:r>
      <w:r>
        <w:rPr>
          <w:rFonts w:ascii="Times New Roman" w:hAnsi="Times New Roman"/>
          <w:kern w:val="0"/>
          <w:szCs w:val="24"/>
        </w:rPr>
        <w:t>TELNET</w:t>
      </w:r>
      <w:r>
        <w:rPr>
          <w:rFonts w:ascii="Times New Roman" w:hAnsiTheme="minorEastAsia"/>
          <w:kern w:val="0"/>
          <w:szCs w:val="24"/>
        </w:rPr>
        <w:t>访问权限，保证</w:t>
      </w:r>
      <w:r>
        <w:rPr>
          <w:rFonts w:ascii="Times New Roman" w:hAnsi="Times New Roman"/>
          <w:kern w:val="0"/>
          <w:szCs w:val="24"/>
        </w:rPr>
        <w:t>CMTS</w:t>
      </w:r>
      <w:r>
        <w:rPr>
          <w:rFonts w:ascii="Times New Roman" w:hAnsiTheme="minorEastAsia"/>
          <w:kern w:val="0"/>
          <w:szCs w:val="24"/>
        </w:rPr>
        <w:t>工作安全。</w:t>
      </w:r>
    </w:p>
    <w:p>
      <w:pPr>
        <w:autoSpaceDE w:val="0"/>
        <w:autoSpaceDN w:val="0"/>
        <w:adjustRightInd w:val="0"/>
        <w:snapToGrid w:val="0"/>
        <w:spacing w:line="360" w:lineRule="auto"/>
        <w:ind w:firstLine="480" w:firstLineChars="200"/>
        <w:rPr>
          <w:rFonts w:ascii="Times New Roman" w:hAnsi="Times New Roman"/>
          <w:kern w:val="0"/>
          <w:szCs w:val="24"/>
        </w:rPr>
      </w:pPr>
      <w:r>
        <w:rPr>
          <w:rFonts w:hint="eastAsia" w:ascii="Times New Roman" w:hAnsi="Times New Roman"/>
          <w:kern w:val="0"/>
          <w:szCs w:val="24"/>
          <w:lang w:val="en-US" w:eastAsia="zh-CN"/>
        </w:rPr>
        <w:t>(</w:t>
      </w:r>
      <w:r>
        <w:rPr>
          <w:rFonts w:ascii="Times New Roman" w:hAnsi="Times New Roman"/>
          <w:kern w:val="0"/>
          <w:szCs w:val="24"/>
        </w:rPr>
        <w:t>3</w:t>
      </w:r>
      <w:r>
        <w:rPr>
          <w:rFonts w:hint="eastAsia" w:ascii="Times New Roman" w:hAnsi="Times New Roman"/>
          <w:kern w:val="0"/>
          <w:szCs w:val="24"/>
          <w:lang w:val="en-US" w:eastAsia="zh-CN"/>
        </w:rPr>
        <w:t>)</w:t>
      </w:r>
      <w:r>
        <w:rPr>
          <w:rFonts w:ascii="Times New Roman" w:hAnsiTheme="minorEastAsia"/>
          <w:kern w:val="0"/>
          <w:szCs w:val="24"/>
        </w:rPr>
        <w:t>、回传支持定时跳频（频率、调制）</w:t>
      </w:r>
      <w:r>
        <w:rPr>
          <w:rFonts w:hint="eastAsia" w:ascii="Times New Roman" w:hAnsiTheme="minorEastAsia"/>
          <w:kern w:val="0"/>
          <w:szCs w:val="24"/>
          <w:lang w:val="en-US" w:eastAsia="zh-CN"/>
        </w:rPr>
        <w:t xml:space="preserve">: </w:t>
      </w:r>
      <w:r>
        <w:rPr>
          <w:rFonts w:ascii="Times New Roman" w:hAnsiTheme="minorEastAsia"/>
          <w:kern w:val="0"/>
          <w:szCs w:val="24"/>
        </w:rPr>
        <w:t>可以实际</w:t>
      </w:r>
      <w:r>
        <w:rPr>
          <w:rFonts w:ascii="Times New Roman" w:hAnsi="Times New Roman"/>
          <w:kern w:val="0"/>
          <w:szCs w:val="24"/>
        </w:rPr>
        <w:t>CNR</w:t>
      </w:r>
      <w:r>
        <w:rPr>
          <w:rFonts w:ascii="Times New Roman" w:hAnsiTheme="minorEastAsia"/>
          <w:kern w:val="0"/>
          <w:szCs w:val="24"/>
        </w:rPr>
        <w:t>、</w:t>
      </w:r>
      <w:r>
        <w:rPr>
          <w:rFonts w:ascii="Times New Roman" w:hAnsi="Times New Roman"/>
          <w:kern w:val="0"/>
          <w:szCs w:val="24"/>
        </w:rPr>
        <w:t>FEC</w:t>
      </w:r>
      <w:r>
        <w:rPr>
          <w:rFonts w:ascii="Times New Roman" w:hAnsiTheme="minorEastAsia"/>
          <w:kern w:val="0"/>
          <w:szCs w:val="24"/>
        </w:rPr>
        <w:t>进行跳频</w:t>
      </w:r>
      <w:r>
        <w:rPr>
          <w:rFonts w:hint="eastAsia" w:ascii="Times New Roman" w:hAnsiTheme="minorEastAsia"/>
          <w:kern w:val="0"/>
          <w:szCs w:val="24"/>
          <w:lang w:val="en-US" w:eastAsia="zh-CN"/>
        </w:rPr>
        <w:t>(</w:t>
      </w:r>
      <w:r>
        <w:rPr>
          <w:rFonts w:hint="eastAsia" w:asciiTheme="minorEastAsia" w:hAnsiTheme="minorEastAsia" w:eastAsiaTheme="minorEastAsia" w:cstheme="minorEastAsia"/>
          <w:sz w:val="24"/>
          <w:szCs w:val="24"/>
          <w:shd w:val="clear" w:color="auto" w:fill="FFFFFF"/>
        </w:rPr>
        <w:t>余峰</w:t>
      </w:r>
      <w:r>
        <w:rPr>
          <w:rFonts w:hint="eastAsia" w:asciiTheme="minorEastAsia" w:hAnsiTheme="minorEastAsia" w:eastAsiaTheme="minorEastAsia" w:cstheme="minorEastAsia"/>
          <w:sz w:val="24"/>
          <w:szCs w:val="24"/>
          <w:shd w:val="clear" w:color="auto" w:fill="FFFFFF"/>
          <w:lang w:val="en-US" w:eastAsia="zh-CN"/>
        </w:rPr>
        <w:t>,2009</w:t>
      </w:r>
      <w:r>
        <w:rPr>
          <w:rFonts w:hint="eastAsia" w:ascii="Times New Roman" w:hAnsiTheme="minorEastAsia"/>
          <w:kern w:val="0"/>
          <w:szCs w:val="24"/>
          <w:lang w:val="en-US" w:eastAsia="zh-CN"/>
        </w:rPr>
        <w:t>)</w:t>
      </w:r>
      <w:r>
        <w:rPr>
          <w:rFonts w:ascii="Times New Roman" w:hAnsiTheme="minorEastAsia"/>
          <w:kern w:val="0"/>
          <w:szCs w:val="24"/>
        </w:rPr>
        <w:t>，可以动态变换频率、调制方式、通道带宽，调频时，</w:t>
      </w:r>
      <w:r>
        <w:rPr>
          <w:rFonts w:ascii="Times New Roman" w:hAnsi="Times New Roman"/>
          <w:kern w:val="0"/>
          <w:szCs w:val="24"/>
        </w:rPr>
        <w:t>PING</w:t>
      </w:r>
      <w:r>
        <w:rPr>
          <w:rFonts w:ascii="Times New Roman" w:hAnsiTheme="minorEastAsia"/>
          <w:kern w:val="0"/>
          <w:szCs w:val="24"/>
        </w:rPr>
        <w:t>包不会丢失。</w:t>
      </w:r>
    </w:p>
    <w:p>
      <w:pPr>
        <w:autoSpaceDE w:val="0"/>
        <w:autoSpaceDN w:val="0"/>
        <w:adjustRightInd w:val="0"/>
        <w:snapToGrid w:val="0"/>
        <w:spacing w:line="360" w:lineRule="auto"/>
        <w:ind w:firstLine="480" w:firstLineChars="200"/>
        <w:rPr>
          <w:rFonts w:ascii="Times New Roman" w:hAnsi="Times New Roman"/>
          <w:kern w:val="0"/>
          <w:szCs w:val="24"/>
        </w:rPr>
      </w:pPr>
      <w:r>
        <w:rPr>
          <w:rFonts w:hint="eastAsia" w:ascii="Times New Roman" w:hAnsi="Times New Roman"/>
          <w:kern w:val="0"/>
          <w:szCs w:val="24"/>
          <w:lang w:val="en-US" w:eastAsia="zh-CN"/>
        </w:rPr>
        <w:t>(</w:t>
      </w:r>
      <w:r>
        <w:rPr>
          <w:rFonts w:ascii="Times New Roman" w:hAnsi="Times New Roman"/>
          <w:kern w:val="0"/>
          <w:szCs w:val="24"/>
        </w:rPr>
        <w:t>4</w:t>
      </w:r>
      <w:r>
        <w:rPr>
          <w:rFonts w:hint="eastAsia" w:ascii="Times New Roman" w:hAnsi="Times New Roman"/>
          <w:kern w:val="0"/>
          <w:szCs w:val="24"/>
          <w:lang w:val="en-US" w:eastAsia="zh-CN"/>
        </w:rPr>
        <w:t>)</w:t>
      </w:r>
      <w:r>
        <w:rPr>
          <w:rFonts w:ascii="Times New Roman" w:hAnsiTheme="minorEastAsia"/>
          <w:kern w:val="0"/>
          <w:szCs w:val="24"/>
        </w:rPr>
        <w:t>、改变上行通道调制方式</w:t>
      </w:r>
      <w:r>
        <w:rPr>
          <w:rFonts w:hint="eastAsia" w:ascii="Times New Roman" w:hAnsiTheme="minorEastAsia"/>
          <w:kern w:val="0"/>
          <w:szCs w:val="24"/>
          <w:lang w:val="en-US" w:eastAsia="zh-CN"/>
        </w:rPr>
        <w:t>:</w:t>
      </w:r>
      <w:r>
        <w:rPr>
          <w:rFonts w:ascii="Times New Roman" w:hAnsiTheme="minorEastAsia"/>
          <w:kern w:val="0"/>
          <w:szCs w:val="24"/>
        </w:rPr>
        <w:t>在</w:t>
      </w:r>
      <w:r>
        <w:rPr>
          <w:rFonts w:ascii="Times New Roman" w:hAnsi="Times New Roman"/>
          <w:kern w:val="0"/>
          <w:szCs w:val="24"/>
        </w:rPr>
        <w:t>QPSK</w:t>
      </w:r>
      <w:r>
        <w:rPr>
          <w:rFonts w:ascii="Times New Roman" w:hAnsiTheme="minorEastAsia"/>
          <w:kern w:val="0"/>
          <w:szCs w:val="24"/>
        </w:rPr>
        <w:t>与</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16</w:t>
      </w:r>
      <w:r>
        <w:rPr>
          <w:rFonts w:ascii="Times New Roman" w:hAnsiTheme="minorEastAsia"/>
          <w:kern w:val="0"/>
          <w:szCs w:val="24"/>
        </w:rPr>
        <w:t>调制方式下变换，</w:t>
      </w:r>
      <w:r>
        <w:rPr>
          <w:rFonts w:ascii="Times New Roman" w:hAnsi="Times New Roman"/>
          <w:kern w:val="0"/>
          <w:szCs w:val="24"/>
        </w:rPr>
        <w:t>CM</w:t>
      </w:r>
      <w:r>
        <w:rPr>
          <w:rFonts w:ascii="Times New Roman" w:hAnsiTheme="minorEastAsia"/>
          <w:kern w:val="0"/>
          <w:szCs w:val="24"/>
        </w:rPr>
        <w:t>不掉线，</w:t>
      </w:r>
      <w:r>
        <w:rPr>
          <w:rFonts w:ascii="Times New Roman" w:hAnsi="Times New Roman"/>
          <w:kern w:val="0"/>
          <w:szCs w:val="24"/>
        </w:rPr>
        <w:t>CPE</w:t>
      </w:r>
      <w:r>
        <w:rPr>
          <w:rFonts w:ascii="Times New Roman" w:hAnsiTheme="minorEastAsia"/>
          <w:kern w:val="0"/>
          <w:szCs w:val="24"/>
        </w:rPr>
        <w:t>通讯不受影响。在</w:t>
      </w:r>
      <w:r>
        <w:rPr>
          <w:rFonts w:ascii="Times New Roman" w:hAnsi="Times New Roman"/>
          <w:kern w:val="0"/>
          <w:szCs w:val="24"/>
        </w:rPr>
        <w:t>QPSK</w:t>
      </w:r>
      <w:r>
        <w:rPr>
          <w:rFonts w:ascii="Times New Roman" w:hAnsiTheme="minorEastAsia"/>
          <w:kern w:val="0"/>
          <w:szCs w:val="24"/>
        </w:rPr>
        <w:t>、</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16</w:t>
      </w:r>
      <w:r>
        <w:rPr>
          <w:rFonts w:ascii="Times New Roman" w:hAnsiTheme="minorEastAsia"/>
          <w:kern w:val="0"/>
          <w:szCs w:val="24"/>
        </w:rPr>
        <w:t>、</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32</w:t>
      </w:r>
      <w:r>
        <w:rPr>
          <w:rFonts w:ascii="Times New Roman" w:hAnsiTheme="minorEastAsia"/>
          <w:kern w:val="0"/>
          <w:szCs w:val="24"/>
        </w:rPr>
        <w:t>、</w:t>
      </w:r>
      <w:r>
        <w:rPr>
          <w:rFonts w:ascii="Times New Roman" w:hAnsi="Times New Roman"/>
          <w:kern w:val="0"/>
          <w:szCs w:val="24"/>
        </w:rPr>
        <w:t>QAM</w:t>
      </w:r>
      <w:r>
        <w:rPr>
          <w:rFonts w:ascii="Times New Roman" w:hAnsiTheme="minorEastAsia"/>
          <w:kern w:val="0"/>
          <w:szCs w:val="24"/>
        </w:rPr>
        <w:t>－</w:t>
      </w:r>
      <w:r>
        <w:rPr>
          <w:rFonts w:ascii="Times New Roman" w:hAnsi="Times New Roman"/>
          <w:kern w:val="0"/>
          <w:szCs w:val="24"/>
        </w:rPr>
        <w:t>64</w:t>
      </w:r>
      <w:r>
        <w:rPr>
          <w:rFonts w:ascii="Times New Roman" w:hAnsiTheme="minorEastAsia"/>
          <w:kern w:val="0"/>
          <w:szCs w:val="24"/>
        </w:rPr>
        <w:t>调制方式下变换，</w:t>
      </w:r>
      <w:r>
        <w:rPr>
          <w:rFonts w:ascii="Times New Roman" w:hAnsi="Times New Roman"/>
          <w:kern w:val="0"/>
          <w:szCs w:val="24"/>
        </w:rPr>
        <w:t>CM</w:t>
      </w:r>
      <w:r>
        <w:rPr>
          <w:rFonts w:ascii="Times New Roman" w:hAnsiTheme="minorEastAsia"/>
          <w:kern w:val="0"/>
          <w:szCs w:val="24"/>
        </w:rPr>
        <w:t>不掉线，</w:t>
      </w:r>
      <w:r>
        <w:rPr>
          <w:rFonts w:ascii="Times New Roman" w:hAnsi="Times New Roman"/>
          <w:kern w:val="0"/>
          <w:szCs w:val="24"/>
        </w:rPr>
        <w:t>CPE</w:t>
      </w:r>
      <w:r>
        <w:rPr>
          <w:rFonts w:ascii="Times New Roman" w:hAnsiTheme="minorEastAsia"/>
          <w:kern w:val="0"/>
          <w:szCs w:val="24"/>
        </w:rPr>
        <w:t>通讯不受影响。</w:t>
      </w:r>
    </w:p>
    <w:p>
      <w:pPr>
        <w:keepNext w:val="0"/>
        <w:keepLines w:val="0"/>
        <w:pageBreakBefore w:val="0"/>
        <w:widowControl w:val="0"/>
        <w:kinsoku/>
        <w:wordWrap/>
        <w:overflowPunct/>
        <w:topLinePunct w:val="0"/>
        <w:autoSpaceDE w:val="0"/>
        <w:autoSpaceDN w:val="0"/>
        <w:bidi w:val="0"/>
        <w:adjustRightInd w:val="0"/>
        <w:snapToGrid w:val="0"/>
        <w:spacing w:line="360" w:lineRule="auto"/>
        <w:ind w:left="0" w:leftChars="0" w:right="0" w:rightChars="0" w:firstLine="480" w:firstLineChars="200"/>
        <w:jc w:val="both"/>
        <w:textAlignment w:val="auto"/>
        <w:outlineLvl w:val="9"/>
        <w:rPr>
          <w:rFonts w:ascii="Times New Roman" w:hAnsi="Times New Roman"/>
          <w:kern w:val="0"/>
          <w:szCs w:val="24"/>
        </w:rPr>
      </w:pPr>
      <w:r>
        <w:rPr>
          <w:rFonts w:hint="eastAsia" w:ascii="Times New Roman" w:hAnsi="Times New Roman"/>
          <w:kern w:val="0"/>
          <w:szCs w:val="24"/>
          <w:lang w:val="en-US" w:eastAsia="zh-CN"/>
        </w:rPr>
        <w:t>(</w:t>
      </w:r>
      <w:r>
        <w:rPr>
          <w:rFonts w:ascii="Times New Roman" w:hAnsi="Times New Roman"/>
          <w:kern w:val="0"/>
          <w:szCs w:val="24"/>
        </w:rPr>
        <w:t>5</w:t>
      </w:r>
      <w:r>
        <w:rPr>
          <w:rFonts w:hint="eastAsia" w:ascii="Times New Roman" w:hAnsi="Times New Roman"/>
          <w:kern w:val="0"/>
          <w:szCs w:val="24"/>
          <w:lang w:val="en-US" w:eastAsia="zh-CN"/>
        </w:rPr>
        <w:t>)</w:t>
      </w:r>
      <w:r>
        <w:rPr>
          <w:rFonts w:ascii="Times New Roman" w:hAnsiTheme="minorEastAsia"/>
          <w:kern w:val="0"/>
          <w:szCs w:val="24"/>
        </w:rPr>
        <w:t>、改变</w:t>
      </w:r>
      <w:r>
        <w:rPr>
          <w:rFonts w:ascii="Times New Roman" w:hAnsi="Times New Roman"/>
          <w:kern w:val="0"/>
          <w:szCs w:val="24"/>
        </w:rPr>
        <w:t>CMTS</w:t>
      </w:r>
      <w:r>
        <w:rPr>
          <w:rFonts w:ascii="Times New Roman" w:hAnsiTheme="minorEastAsia"/>
          <w:kern w:val="0"/>
          <w:szCs w:val="24"/>
        </w:rPr>
        <w:t>的下行通道的调制方式</w:t>
      </w:r>
      <w:r>
        <w:rPr>
          <w:rFonts w:hint="eastAsia" w:ascii="Times New Roman" w:hAnsi="Times New Roman"/>
          <w:kern w:val="0"/>
          <w:szCs w:val="24"/>
          <w:lang w:val="en-US" w:eastAsia="zh-CN"/>
        </w:rPr>
        <w:t>:</w:t>
      </w:r>
      <w:r>
        <w:rPr>
          <w:rFonts w:ascii="Times New Roman" w:hAnsiTheme="minorEastAsia"/>
          <w:kern w:val="0"/>
          <w:szCs w:val="24"/>
        </w:rPr>
        <w:t>下行通道的调制方式参数成功</w:t>
      </w:r>
      <w:r>
        <w:rPr>
          <w:rFonts w:ascii="Times New Roman" w:hAnsi="Times New Roman"/>
          <w:kern w:val="0"/>
          <w:szCs w:val="24"/>
        </w:rPr>
        <w:t>860DSP</w:t>
      </w:r>
      <w:r>
        <w:rPr>
          <w:rFonts w:ascii="Times New Roman" w:hAnsiTheme="minorEastAsia"/>
          <w:kern w:val="0"/>
          <w:szCs w:val="24"/>
        </w:rPr>
        <w:t>显示射频输出的星座图正常，</w:t>
      </w:r>
      <w:r>
        <w:rPr>
          <w:rFonts w:ascii="Times New Roman" w:hAnsi="Times New Roman"/>
          <w:kern w:val="0"/>
          <w:szCs w:val="24"/>
        </w:rPr>
        <w:t>MER&gt;30</w:t>
      </w:r>
      <w:r>
        <w:rPr>
          <w:rFonts w:hint="eastAsia" w:ascii="Times New Roman" w:hAnsi="Times New Roman"/>
          <w:kern w:val="0"/>
          <w:szCs w:val="24"/>
          <w:lang w:eastAsia="zh-CN"/>
        </w:rPr>
        <w:t>，</w:t>
      </w:r>
      <w:r>
        <w:rPr>
          <w:rFonts w:ascii="Times New Roman" w:hAnsi="Times New Roman"/>
          <w:kern w:val="0"/>
          <w:szCs w:val="24"/>
        </w:rPr>
        <w:t>BER&lt;1E-10CM</w:t>
      </w:r>
      <w:r>
        <w:rPr>
          <w:rFonts w:ascii="Times New Roman" w:hAnsiTheme="minorEastAsia"/>
          <w:kern w:val="0"/>
          <w:szCs w:val="24"/>
        </w:rPr>
        <w:t>重新搜索后自动重新上线。</w:t>
      </w:r>
    </w:p>
    <w:p>
      <w:pPr>
        <w:pStyle w:val="3"/>
        <w:adjustRightInd w:val="0"/>
        <w:snapToGrid w:val="0"/>
        <w:spacing w:before="0" w:after="0" w:line="360" w:lineRule="auto"/>
        <w:jc w:val="both"/>
        <w:rPr>
          <w:rFonts w:ascii="黑体" w:hAnsiTheme="minorEastAsia"/>
          <w:szCs w:val="24"/>
        </w:rPr>
      </w:pPr>
      <w:bookmarkStart w:id="76" w:name="_Toc24892"/>
      <w:r>
        <w:rPr>
          <w:rFonts w:hint="eastAsia" w:ascii="黑体" w:hAnsi="Times New Roman"/>
          <w:szCs w:val="24"/>
        </w:rPr>
        <w:t xml:space="preserve">5.2 </w:t>
      </w:r>
      <w:r>
        <w:rPr>
          <w:rFonts w:hint="eastAsia" w:ascii="黑体" w:hAnsiTheme="minorEastAsia"/>
          <w:szCs w:val="24"/>
        </w:rPr>
        <w:t>展望</w:t>
      </w:r>
      <w:bookmarkEnd w:id="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heme="minorEastAsia" w:hAnsiTheme="minorEastAsia" w:eastAsiaTheme="minorEastAsia"/>
        </w:rPr>
      </w:pPr>
      <w:r>
        <w:rPr>
          <w:rFonts w:hint="eastAsia" w:asciiTheme="minorEastAsia" w:hAnsiTheme="minorEastAsia" w:eastAsiaTheme="minorEastAsia"/>
        </w:rPr>
        <w:t xml:space="preserve">    双向HFC网络的建设与运营</w:t>
      </w:r>
      <w:r>
        <w:rPr>
          <w:rFonts w:hint="eastAsia" w:asciiTheme="minorEastAsia" w:hAnsiTheme="minorEastAsia" w:eastAsiaTheme="minorEastAsia"/>
          <w:lang w:val="en-US" w:eastAsia="zh-CN"/>
        </w:rPr>
        <w:t>(</w:t>
      </w:r>
      <w:r>
        <w:rPr>
          <w:rFonts w:hint="eastAsia" w:asciiTheme="minorEastAsia" w:hAnsiTheme="minorEastAsia" w:eastAsiaTheme="minorEastAsia" w:cstheme="minorEastAsia"/>
          <w:sz w:val="24"/>
          <w:szCs w:val="24"/>
          <w:shd w:val="clear" w:color="auto" w:fill="FFFFFF"/>
        </w:rPr>
        <w:t>施国强</w:t>
      </w:r>
      <w:r>
        <w:rPr>
          <w:rFonts w:hint="eastAsia" w:asciiTheme="minorEastAsia" w:hAnsiTheme="minorEastAsia" w:eastAsiaTheme="minorEastAsia" w:cstheme="minorEastAsia"/>
          <w:sz w:val="24"/>
          <w:szCs w:val="24"/>
          <w:shd w:val="clear" w:color="auto" w:fill="FFFFFF"/>
          <w:lang w:val="en-US" w:eastAsia="zh-CN"/>
        </w:rPr>
        <w:t>,2002</w:t>
      </w:r>
      <w:r>
        <w:rPr>
          <w:rFonts w:hint="eastAsia" w:asciiTheme="minorEastAsia" w:hAnsiTheme="minorEastAsia" w:eastAsiaTheme="minorEastAsia"/>
          <w:lang w:val="en-US" w:eastAsia="zh-CN"/>
        </w:rPr>
        <w:t>)</w:t>
      </w:r>
      <w:r>
        <w:rPr>
          <w:rFonts w:hint="eastAsia" w:asciiTheme="minorEastAsia" w:hAnsiTheme="minorEastAsia" w:eastAsiaTheme="minorEastAsia"/>
        </w:rPr>
        <w:t>，例如Cable modem系统</w:t>
      </w:r>
      <w:r>
        <w:rPr>
          <w:rFonts w:hint="eastAsia" w:asciiTheme="minorEastAsia" w:hAnsiTheme="minorEastAsia" w:eastAsiaTheme="minorEastAsia"/>
          <w:lang w:eastAsia="zh-CN"/>
        </w:rPr>
        <w:t>，</w:t>
      </w:r>
      <w:r>
        <w:rPr>
          <w:rFonts w:hint="eastAsia" w:asciiTheme="minorEastAsia" w:hAnsiTheme="minorEastAsia" w:eastAsiaTheme="minorEastAsia"/>
        </w:rPr>
        <w:t>不但需要一个过硬的技术支持体系，同时更重要的是需要在进行设备的选择</w:t>
      </w:r>
      <w:r>
        <w:rPr>
          <w:rFonts w:hint="eastAsia" w:asciiTheme="minorEastAsia" w:hAnsiTheme="minorEastAsia" w:eastAsiaTheme="minorEastAsia"/>
          <w:lang w:val="en-US" w:eastAsia="zh-CN"/>
        </w:rPr>
        <w:t>，</w:t>
      </w:r>
      <w:r>
        <w:rPr>
          <w:rFonts w:hint="eastAsia" w:asciiTheme="minorEastAsia" w:hAnsiTheme="minorEastAsia" w:eastAsiaTheme="minorEastAsia"/>
        </w:rPr>
        <w:t>网络的改造中着眼于长远，采用性能优良的设备，进行更加彻底的网络改造。</w:t>
      </w:r>
      <w:r>
        <w:rPr>
          <w:rFonts w:asciiTheme="minorEastAsia" w:hAnsiTheme="minorEastAsia" w:eastAsiaTheme="minorEastAsia"/>
          <w:szCs w:val="24"/>
        </w:rPr>
        <w:t>CMTS设备不断地扩大市场的同时，有线网络电视的接入是主要实现技术之一。同时网络芯片商、设备商、运营商的共同推动下逐步发展成熟，很可能成为未来网络接入的首选，成为更加便民的信息时代产品。对运营商来说</w:t>
      </w:r>
      <w:r>
        <w:rPr>
          <w:rFonts w:hint="eastAsia" w:asciiTheme="minorEastAsia" w:hAnsiTheme="minorEastAsia" w:eastAsiaTheme="minorEastAsia"/>
          <w:szCs w:val="24"/>
          <w:lang w:eastAsia="zh-CN"/>
        </w:rPr>
        <w:t>，</w:t>
      </w:r>
      <w:r>
        <w:rPr>
          <w:rFonts w:asciiTheme="minorEastAsia" w:hAnsiTheme="minorEastAsia" w:eastAsiaTheme="minorEastAsia"/>
          <w:szCs w:val="24"/>
        </w:rPr>
        <w:t>重点是关心实际测试结果是否与设备厂家在标书中提供的一致</w:t>
      </w:r>
      <w:r>
        <w:rPr>
          <w:rFonts w:hint="eastAsia" w:asciiTheme="minorEastAsia" w:hAnsiTheme="minorEastAsia" w:eastAsiaTheme="minorEastAsia"/>
          <w:szCs w:val="24"/>
          <w:lang w:val="en-US" w:eastAsia="zh-CN"/>
        </w:rPr>
        <w:t>，</w:t>
      </w:r>
      <w:r>
        <w:rPr>
          <w:rFonts w:asciiTheme="minorEastAsia" w:hAnsiTheme="minorEastAsia" w:eastAsiaTheme="minorEastAsia"/>
          <w:szCs w:val="24"/>
        </w:rPr>
        <w:t>如果不一致的话</w:t>
      </w:r>
      <w:r>
        <w:rPr>
          <w:rFonts w:hint="eastAsia" w:asciiTheme="minorEastAsia" w:hAnsiTheme="minorEastAsia" w:eastAsiaTheme="minorEastAsia"/>
          <w:szCs w:val="24"/>
          <w:lang w:eastAsia="zh-CN"/>
        </w:rPr>
        <w:t>，</w:t>
      </w:r>
      <w:r>
        <w:rPr>
          <w:rFonts w:asciiTheme="minorEastAsia" w:hAnsiTheme="minorEastAsia" w:eastAsiaTheme="minorEastAsia"/>
          <w:szCs w:val="24"/>
        </w:rPr>
        <w:t>偏离有多大</w:t>
      </w:r>
      <w:r>
        <w:rPr>
          <w:rFonts w:hint="eastAsia" w:asciiTheme="minorEastAsia" w:hAnsiTheme="minorEastAsia" w:eastAsiaTheme="minorEastAsia"/>
          <w:szCs w:val="24"/>
          <w:lang w:eastAsia="zh-CN"/>
        </w:rPr>
        <w:t>，</w:t>
      </w:r>
      <w:r>
        <w:rPr>
          <w:rFonts w:asciiTheme="minorEastAsia" w:hAnsiTheme="minorEastAsia" w:eastAsiaTheme="minorEastAsia"/>
          <w:szCs w:val="24"/>
        </w:rPr>
        <w:t>是否对设备的使用和网络运营造成影响。因此</w:t>
      </w:r>
      <w:r>
        <w:rPr>
          <w:rFonts w:hint="eastAsia" w:asciiTheme="minorEastAsia" w:hAnsiTheme="minorEastAsia" w:eastAsiaTheme="minorEastAsia"/>
          <w:szCs w:val="24"/>
          <w:lang w:eastAsia="zh-CN"/>
        </w:rPr>
        <w:t>，</w:t>
      </w:r>
      <w:r>
        <w:rPr>
          <w:rFonts w:asciiTheme="minorEastAsia" w:hAnsiTheme="minorEastAsia" w:eastAsiaTheme="minorEastAsia"/>
          <w:szCs w:val="24"/>
        </w:rPr>
        <w:t>利用现有的设备对CMTS进行实际测量</w:t>
      </w:r>
      <w:r>
        <w:rPr>
          <w:rFonts w:hint="eastAsia" w:asciiTheme="minorEastAsia" w:hAnsiTheme="minorEastAsia" w:eastAsiaTheme="minorEastAsia"/>
          <w:szCs w:val="24"/>
          <w:lang w:eastAsia="zh-CN"/>
        </w:rPr>
        <w:t>，</w:t>
      </w:r>
      <w:r>
        <w:rPr>
          <w:rFonts w:asciiTheme="minorEastAsia" w:hAnsiTheme="minorEastAsia" w:eastAsiaTheme="minorEastAsia"/>
          <w:szCs w:val="24"/>
        </w:rPr>
        <w:t>可以帮助我们更好地选用不同设备提供商的产品。</w:t>
      </w:r>
    </w:p>
    <w:p>
      <w:pPr>
        <w:pStyle w:val="7"/>
        <w:spacing w:line="360" w:lineRule="auto"/>
        <w:rPr>
          <w:rFonts w:cs="宋体" w:asciiTheme="minorEastAsia" w:hAnsiTheme="minorEastAsia" w:eastAsiaTheme="minorEastAsia"/>
          <w:szCs w:val="24"/>
        </w:rPr>
        <w:sectPr>
          <w:footerReference r:id="rId10" w:type="default"/>
          <w:pgSz w:w="11906" w:h="16838"/>
          <w:pgMar w:top="1440" w:right="1797" w:bottom="1440" w:left="1797" w:header="851" w:footer="992" w:gutter="0"/>
          <w:pgBorders>
            <w:top w:val="none" w:color="auto" w:sz="0" w:space="1"/>
            <w:left w:val="none" w:color="auto" w:sz="0" w:space="4"/>
            <w:bottom w:val="none" w:color="auto" w:sz="0" w:space="1"/>
            <w:right w:val="none" w:color="auto" w:sz="0" w:space="4"/>
          </w:pgBorders>
          <w:pgNumType w:start="1"/>
          <w:cols w:space="425" w:num="1"/>
          <w:titlePg/>
          <w:docGrid w:type="linesAndChars" w:linePitch="326" w:charSpace="0"/>
        </w:sectPr>
      </w:pPr>
    </w:p>
    <w:p>
      <w:pPr>
        <w:pStyle w:val="14"/>
        <w:spacing w:line="360" w:lineRule="auto"/>
        <w:rPr>
          <w:rFonts w:ascii="黑体" w:hAnsi="黑体" w:eastAsia="黑体"/>
          <w:b w:val="0"/>
          <w:sz w:val="28"/>
          <w:szCs w:val="28"/>
        </w:rPr>
      </w:pPr>
      <w:bookmarkStart w:id="77" w:name="_Toc447837078"/>
      <w:bookmarkStart w:id="78" w:name="_Toc354150869"/>
      <w:bookmarkStart w:id="79" w:name="_Toc8529"/>
      <w:bookmarkStart w:id="80" w:name="_Toc447836859"/>
      <w:r>
        <w:rPr>
          <w:rFonts w:hint="eastAsia" w:ascii="黑体" w:hAnsi="黑体" w:eastAsia="黑体"/>
          <w:b w:val="0"/>
          <w:sz w:val="28"/>
          <w:szCs w:val="28"/>
        </w:rPr>
        <w:t>参 考 文 献</w:t>
      </w:r>
      <w:bookmarkEnd w:id="77"/>
      <w:bookmarkEnd w:id="78"/>
      <w:bookmarkEnd w:id="79"/>
      <w:bookmarkEnd w:id="80"/>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shd w:val="clear" w:color="auto" w:fill="FFFFFF"/>
        </w:rPr>
      </w:pPr>
      <w:bookmarkStart w:id="81" w:name="_Toc447837079"/>
      <w:bookmarkStart w:id="82" w:name="_Toc354150870"/>
      <w:bookmarkStart w:id="83" w:name="_Toc447836860"/>
      <w:r>
        <w:rPr>
          <w:rFonts w:hint="eastAsia" w:asciiTheme="minorEastAsia" w:hAnsiTheme="minorEastAsia" w:eastAsiaTheme="minorEastAsia" w:cstheme="minorEastAsia"/>
          <w:sz w:val="24"/>
          <w:szCs w:val="24"/>
          <w:shd w:val="clear" w:color="auto" w:fill="FFFFFF"/>
        </w:rPr>
        <w:t>冯振明，陆明泉，赵志彪.基于DOCSIS的CM和CMTS的设计与实现[J].</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shd w:val="clear" w:color="auto" w:fill="FFFFFF"/>
        </w:rPr>
        <w:t>电讯技术,2001,(4):2-6</w:t>
      </w:r>
    </w:p>
    <w:p>
      <w:pPr>
        <w:pStyle w:val="34"/>
        <w:keepNext w:val="0"/>
        <w:keepLines w:val="0"/>
        <w:pageBreakBefore w:val="0"/>
        <w:widowControl w:val="0"/>
        <w:kinsoku/>
        <w:wordWrap/>
        <w:overflowPunct/>
        <w:topLinePunct w:val="0"/>
        <w:autoSpaceDE/>
        <w:bidi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shd w:val="clear" w:color="auto" w:fill="FFFFFF"/>
        </w:rPr>
      </w:pPr>
      <w:r>
        <w:rPr>
          <w:rFonts w:hint="eastAsia" w:asciiTheme="minorEastAsia" w:hAnsiTheme="minorEastAsia" w:eastAsiaTheme="minorEastAsia" w:cstheme="minorEastAsia"/>
          <w:sz w:val="24"/>
          <w:szCs w:val="24"/>
          <w:shd w:val="clear" w:color="auto" w:fill="FFFFFF"/>
        </w:rPr>
        <w:t>贾彦鹏．广电系统设计实施及</w:t>
      </w:r>
      <w:r>
        <w:rPr>
          <w:rFonts w:hint="eastAsia" w:asciiTheme="minorEastAsia" w:hAnsiTheme="minorEastAsia" w:eastAsiaTheme="minorEastAsia" w:cstheme="minorEastAsia"/>
          <w:sz w:val="24"/>
          <w:szCs w:val="24"/>
        </w:rPr>
        <w:t>DOCSIS3.0</w:t>
      </w:r>
      <w:r>
        <w:rPr>
          <w:rFonts w:hint="eastAsia" w:asciiTheme="minorEastAsia" w:hAnsiTheme="minorEastAsia" w:eastAsiaTheme="minorEastAsia" w:cstheme="minorEastAsia"/>
          <w:sz w:val="24"/>
          <w:szCs w:val="24"/>
          <w:shd w:val="clear" w:color="auto" w:fill="FFFFFF"/>
        </w:rPr>
        <w:t>的应用[D].河南：华北电力大学，2012</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shd w:val="clear" w:color="auto" w:fill="FFFFFF"/>
        </w:rPr>
      </w:pPr>
      <w:r>
        <w:rPr>
          <w:rFonts w:hint="eastAsia" w:asciiTheme="minorEastAsia" w:hAnsiTheme="minorEastAsia" w:eastAsiaTheme="minorEastAsia" w:cstheme="minorEastAsia"/>
          <w:sz w:val="24"/>
          <w:szCs w:val="24"/>
          <w:shd w:val="clear" w:color="auto" w:fill="FFFFFF"/>
        </w:rPr>
        <w:t>刘剑波，李鉴增，王晖.有线电视网络[M].北京：中国广播电视出版社，2008(2):10-15</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shd w:val="clear" w:color="auto" w:fill="FFFFFF"/>
        </w:rPr>
      </w:pPr>
      <w:r>
        <w:rPr>
          <w:rFonts w:hint="eastAsia" w:asciiTheme="minorEastAsia" w:hAnsiTheme="minorEastAsia" w:eastAsiaTheme="minorEastAsia" w:cstheme="minorEastAsia"/>
          <w:sz w:val="24"/>
          <w:szCs w:val="24"/>
          <w:shd w:val="clear" w:color="auto" w:fill="FFFFFF"/>
        </w:rPr>
        <w:t>施国强.有线电视网络技术手册[M].北京：电子工业出版社，2002,(2):18-23</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shd w:val="clear" w:color="auto" w:fill="FFFFFF"/>
        </w:rPr>
      </w:pPr>
      <w:r>
        <w:rPr>
          <w:rFonts w:hint="eastAsia" w:asciiTheme="minorEastAsia" w:hAnsiTheme="minorEastAsia" w:eastAsiaTheme="minorEastAsia" w:cstheme="minorEastAsia"/>
          <w:sz w:val="24"/>
          <w:szCs w:val="24"/>
          <w:shd w:val="clear" w:color="auto" w:fill="FFFFFF"/>
        </w:rPr>
        <w:t>余峰.HFC网络中回传通道噪声干扰分析[J].有线电视技术</w:t>
      </w:r>
      <w:r>
        <w:rPr>
          <w:rFonts w:hint="eastAsia" w:asciiTheme="minorEastAsia" w:hAnsiTheme="minorEastAsia" w:eastAsiaTheme="minorEastAsia" w:cstheme="minorEastAsia"/>
          <w:sz w:val="24"/>
          <w:szCs w:val="24"/>
          <w:shd w:val="clear" w:color="auto" w:fill="FFFFFF"/>
          <w:lang w:eastAsia="zh-CN"/>
        </w:rPr>
        <w:t>，</w:t>
      </w:r>
      <w:r>
        <w:rPr>
          <w:rFonts w:hint="eastAsia" w:asciiTheme="minorEastAsia" w:hAnsiTheme="minorEastAsia" w:eastAsiaTheme="minorEastAsia" w:cstheme="minorEastAsia"/>
          <w:sz w:val="24"/>
          <w:szCs w:val="24"/>
          <w:shd w:val="clear" w:color="auto" w:fill="FFFFFF"/>
        </w:rPr>
        <w:t>2009,(5):33-35</w:t>
      </w:r>
    </w:p>
    <w:p>
      <w:pPr>
        <w:pStyle w:val="34"/>
        <w:keepNext w:val="0"/>
        <w:keepLines w:val="0"/>
        <w:pageBreakBefore w:val="0"/>
        <w:widowControl w:val="0"/>
        <w:kinsoku/>
        <w:wordWrap/>
        <w:overflowPunct/>
        <w:topLinePunct w:val="0"/>
        <w:autoSpaceDE/>
        <w:bidi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杨丰.基于广电HFC的宽带综合业务网[J].中国有线电视，2003，(17):40-44</w:t>
      </w:r>
    </w:p>
    <w:p>
      <w:pPr>
        <w:pStyle w:val="34"/>
        <w:keepNext w:val="0"/>
        <w:keepLines w:val="0"/>
        <w:pageBreakBefore w:val="0"/>
        <w:widowControl w:val="0"/>
        <w:kinsoku/>
        <w:wordWrap/>
        <w:overflowPunct/>
        <w:topLinePunct w:val="0"/>
        <w:autoSpaceDE/>
        <w:bidi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王东兵. HFC 回传信道测试结果浅析[J].</w:t>
      </w:r>
      <w:r>
        <w:rPr>
          <w:rFonts w:hint="eastAsia" w:asciiTheme="minorEastAsia" w:hAnsiTheme="minorEastAsia" w:eastAsiaTheme="minorEastAsia" w:cstheme="minorEastAsia"/>
          <w:sz w:val="24"/>
          <w:szCs w:val="24"/>
          <w:shd w:val="clear" w:color="auto" w:fill="FFFFFF"/>
        </w:rPr>
        <w:t>广播电视信息，2006，</w:t>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lang w:val="en-US" w:eastAsia="zh-CN"/>
        </w:rPr>
        <w:t>1-2</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eastAsia" w:asciiTheme="minorEastAsia" w:hAnsiTheme="minorEastAsia" w:eastAsiaTheme="minorEastAsia" w:cstheme="minorEastAsia"/>
          <w:sz w:val="24"/>
          <w:szCs w:val="24"/>
          <w:shd w:val="clear" w:color="auto" w:fill="FFFFFF"/>
        </w:rPr>
      </w:pPr>
      <w:r>
        <w:rPr>
          <w:rFonts w:hint="eastAsia" w:asciiTheme="minorEastAsia" w:hAnsiTheme="minorEastAsia" w:eastAsiaTheme="minorEastAsia" w:cstheme="minorEastAsia"/>
          <w:sz w:val="24"/>
          <w:szCs w:val="24"/>
          <w:shd w:val="clear" w:color="auto" w:fill="FFFFFF"/>
        </w:rPr>
        <w:t>王茜,陈运淸,毛东锋.甚于络的组播技术部署和过渡[A].下一代互联网与应用研讨会论文集[C].北京：中国通信学会普及与教育工作委员会，2011:37-41</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default" w:ascii="Times New Roman" w:hAnsi="Times New Roman" w:cs="Times New Roman"/>
          <w:shd w:val="clear" w:color="auto" w:fill="FFFFFF"/>
          <w:lang w:val="en-US" w:eastAsia="zh-CN"/>
        </w:rPr>
      </w:pPr>
      <w:r>
        <w:rPr>
          <w:rFonts w:hint="default" w:ascii="Times New Roman" w:hAnsi="Times New Roman" w:cs="Times New Roman"/>
          <w:shd w:val="clear" w:color="auto" w:fill="FFFFFF"/>
          <w:lang w:val="en-US" w:eastAsia="zh-CN"/>
        </w:rPr>
        <w:t>CableLabs.CM-SP-MULPIv3.0-I01-060804,Data-Over-Cable Service Interface Specifications-</w:t>
      </w:r>
      <w:r>
        <w:rPr>
          <w:rFonts w:hint="eastAsia" w:ascii="Times New Roman" w:hAnsi="Times New Roman" w:cs="Times New Roman"/>
          <w:shd w:val="clear" w:color="auto" w:fill="FFFFFF"/>
          <w:lang w:val="en-US" w:eastAsia="zh-CN"/>
        </w:rPr>
        <w:t xml:space="preserve"> </w:t>
      </w:r>
      <w:r>
        <w:rPr>
          <w:rFonts w:hint="default" w:ascii="Times New Roman" w:hAnsi="Times New Roman" w:cs="Times New Roman"/>
          <w:shd w:val="clear" w:color="auto" w:fill="FFFFFF"/>
          <w:lang w:val="en-US" w:eastAsia="zh-CN"/>
        </w:rPr>
        <w:t>MAC and Upper Layer Protocols Interface Specification[S]</w:t>
      </w:r>
      <w:bookmarkStart w:id="85" w:name="_GoBack"/>
      <w:bookmarkEnd w:id="85"/>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default" w:ascii="Times New Roman" w:hAnsi="Times New Roman" w:cs="Times New Roman"/>
          <w:shd w:val="clear" w:color="auto" w:fill="FFFFFF"/>
          <w:lang w:val="en-US" w:eastAsia="zh-CN"/>
        </w:rPr>
      </w:pPr>
      <w:r>
        <w:rPr>
          <w:rFonts w:hint="default" w:ascii="Times New Roman" w:hAnsi="Times New Roman" w:cs="Times New Roman"/>
          <w:shd w:val="clear" w:color="auto" w:fill="FFFFFF"/>
          <w:lang w:val="en-US" w:eastAsia="zh-CN"/>
        </w:rPr>
        <w:t>CableLabs.CM-SP-MULPIv3.0-I01-060804,Data-Over-Cable Service Interface Specifications-</w:t>
      </w:r>
      <w:r>
        <w:rPr>
          <w:rFonts w:hint="eastAsia" w:ascii="Times New Roman" w:hAnsi="Times New Roman" w:cs="Times New Roman"/>
          <w:shd w:val="clear" w:color="auto" w:fill="FFFFFF"/>
          <w:lang w:val="en-US" w:eastAsia="zh-CN"/>
        </w:rPr>
        <w:t xml:space="preserve"> </w:t>
      </w:r>
      <w:r>
        <w:rPr>
          <w:rFonts w:hint="default" w:ascii="Times New Roman" w:hAnsi="Times New Roman" w:cs="Times New Roman"/>
          <w:shd w:val="clear" w:color="auto" w:fill="FFFFFF"/>
          <w:lang w:val="en-US" w:eastAsia="zh-CN"/>
        </w:rPr>
        <w:t>Physical Layer  Specification[S]</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default" w:ascii="Times New Roman" w:hAnsi="Times New Roman" w:cs="Times New Roman"/>
          <w:shd w:val="clear" w:color="auto" w:fill="FFFFFF"/>
          <w:lang w:val="en-US" w:eastAsia="zh-CN"/>
        </w:rPr>
      </w:pPr>
      <w:r>
        <w:rPr>
          <w:rFonts w:hint="default" w:ascii="Times New Roman" w:hAnsi="Times New Roman" w:cs="Times New Roman"/>
          <w:shd w:val="clear" w:color="auto" w:fill="FFFFFF"/>
          <w:lang w:val="en-US" w:eastAsia="zh-CN"/>
        </w:rPr>
        <w:t>Dolors SaIa.MPCP:Architecture and Layering Model [R].IEEE 802.3ah Enter net in the First Mile Task Force,2002:222-223</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default" w:ascii="Times New Roman" w:hAnsi="Times New Roman" w:cs="Times New Roman"/>
          <w:shd w:val="clear" w:color="auto" w:fill="FFFFFF"/>
          <w:lang w:val="en-US" w:eastAsia="zh-CN"/>
        </w:rPr>
      </w:pPr>
      <w:r>
        <w:rPr>
          <w:rFonts w:hint="default" w:ascii="Times New Roman" w:hAnsi="Times New Roman" w:cs="Times New Roman"/>
          <w:shd w:val="clear" w:color="auto" w:fill="FFFFFF"/>
          <w:lang w:val="en-US" w:eastAsia="zh-CN"/>
        </w:rPr>
        <w:t>David fellows,Doug Jones.DOCSIS Cable Modem Technology[J].IEEE Communication Magazine,2001,3:202-209</w:t>
      </w:r>
    </w:p>
    <w:p>
      <w:pPr>
        <w:pStyle w:val="34"/>
        <w:keepNext w:val="0"/>
        <w:keepLines w:val="0"/>
        <w:pageBreakBefore w:val="0"/>
        <w:widowControl w:val="0"/>
        <w:shd w:val="solid" w:color="FFFFFF" w:fill="auto"/>
        <w:kinsoku/>
        <w:wordWrap/>
        <w:overflowPunct/>
        <w:topLinePunct w:val="0"/>
        <w:autoSpaceDE/>
        <w:autoSpaceDN w:val="0"/>
        <w:bidi w:val="0"/>
        <w:adjustRightInd w:val="0"/>
        <w:snapToGrid/>
        <w:spacing w:line="360" w:lineRule="auto"/>
        <w:ind w:left="480" w:leftChars="0" w:right="0" w:rightChars="0" w:hanging="480" w:hangingChars="200"/>
        <w:jc w:val="both"/>
        <w:textAlignment w:val="auto"/>
        <w:outlineLvl w:val="9"/>
        <w:rPr>
          <w:rFonts w:hint="default" w:ascii="Times New Roman" w:hAnsi="Times New Roman" w:cs="Times New Roman"/>
          <w:shd w:val="clear" w:color="auto" w:fill="FFFFFF"/>
          <w:lang w:val="en-US" w:eastAsia="zh-CN"/>
        </w:rPr>
      </w:pPr>
      <w:r>
        <w:rPr>
          <w:rFonts w:hint="default" w:ascii="Times New Roman" w:hAnsi="Times New Roman" w:cs="Times New Roman"/>
          <w:shd w:val="clear" w:color="auto" w:fill="FFFFFF"/>
          <w:lang w:val="en-US" w:eastAsia="zh-CN"/>
        </w:rPr>
        <w:t>Ying-DarLin,Wei-MingYin,Chen-yuHuang.NationalChiaoTungUniversity“An Investigation into HFC MAC Protocols:mechanisms,imPlemeniation,and research issues”inIEEE Communieations Surveys,2000,3:110-114</w:t>
      </w:r>
    </w:p>
    <w:p>
      <w:pPr>
        <w:widowControl/>
        <w:ind w:left="480" w:hanging="480" w:hangingChars="200"/>
        <w:rPr>
          <w:rFonts w:ascii="宋体" w:hAnsi="宋体"/>
          <w:shd w:val="clear" w:color="auto" w:fill="FFFFFF"/>
        </w:rPr>
      </w:pPr>
      <w:r>
        <w:rPr>
          <w:rFonts w:ascii="宋体" w:hAnsi="宋体"/>
          <w:shd w:val="clear" w:color="auto" w:fill="FFFFFF"/>
        </w:rPr>
        <w:br w:type="page"/>
      </w:r>
    </w:p>
    <w:p>
      <w:pPr>
        <w:pStyle w:val="14"/>
        <w:spacing w:line="360" w:lineRule="auto"/>
        <w:rPr>
          <w:rFonts w:ascii="黑体" w:hAnsi="黑体" w:eastAsia="黑体"/>
          <w:b w:val="0"/>
          <w:sz w:val="28"/>
          <w:szCs w:val="28"/>
        </w:rPr>
      </w:pPr>
      <w:bookmarkStart w:id="84" w:name="_Toc9620"/>
      <w:r>
        <w:rPr>
          <w:rFonts w:hint="eastAsia" w:ascii="黑体" w:hAnsi="黑体" w:eastAsia="黑体"/>
          <w:b w:val="0"/>
          <w:sz w:val="28"/>
          <w:szCs w:val="28"/>
        </w:rPr>
        <w:t>致       谢</w:t>
      </w:r>
      <w:bookmarkEnd w:id="81"/>
      <w:bookmarkEnd w:id="82"/>
      <w:bookmarkEnd w:id="83"/>
      <w:bookmarkEnd w:id="84"/>
    </w:p>
    <w:p>
      <w:pPr>
        <w:keepNext w:val="0"/>
        <w:keepLines w:val="0"/>
        <w:pageBreakBefore w:val="0"/>
        <w:widowControl w:val="0"/>
        <w:kinsoku/>
        <w:wordWrap/>
        <w:overflowPunct/>
        <w:topLinePunct w:val="0"/>
        <w:autoSpaceDE/>
        <w:autoSpaceDN/>
        <w:bidi w:val="0"/>
        <w:adjustRightInd w:val="0"/>
        <w:snapToGrid/>
        <w:spacing w:line="360" w:lineRule="auto"/>
        <w:ind w:left="480" w:leftChars="200" w:right="0" w:rightChars="0" w:firstLine="0" w:firstLineChars="0"/>
        <w:jc w:val="both"/>
        <w:textAlignment w:val="auto"/>
        <w:outlineLvl w:val="9"/>
        <w:rPr>
          <w:rFonts w:ascii="黑体" w:hAnsi="黑体" w:eastAsia="黑体" w:cs="黑体"/>
          <w:bCs/>
          <w:sz w:val="28"/>
        </w:rPr>
      </w:pPr>
      <w:r>
        <w:rPr>
          <w:rFonts w:hint="eastAsia" w:cs="宋体" w:asciiTheme="minorEastAsia" w:hAnsiTheme="minorEastAsia" w:eastAsiaTheme="minorEastAsia"/>
          <w:szCs w:val="24"/>
          <w:lang w:val="en-US" w:eastAsia="zh-CN"/>
        </w:rPr>
        <w:t xml:space="preserve">    </w:t>
      </w:r>
      <w:r>
        <w:rPr>
          <w:rFonts w:hint="eastAsia" w:cs="宋体" w:asciiTheme="minorEastAsia" w:hAnsiTheme="minorEastAsia" w:eastAsiaTheme="minorEastAsia"/>
          <w:szCs w:val="24"/>
        </w:rPr>
        <w:t>在紧张繁忙的毕业季，挣扎在找工作和毕业设计之中，不过还是坚持努挺过来了，</w:t>
      </w:r>
      <w:r>
        <w:rPr>
          <w:rFonts w:hint="eastAsia" w:asciiTheme="minorEastAsia" w:hAnsiTheme="minorEastAsia" w:eastAsiaTheme="minorEastAsia" w:cstheme="minorEastAsia"/>
          <w:bCs/>
          <w:szCs w:val="24"/>
        </w:rPr>
        <w:t>在论文完成之际，我要对所有关心、支持和帮助过我的工作领导、老师、同学、朋友表示衷心的感谢！刘老师在我的课程学习、研究方向、论文写作等方面都进行了精心的指导，即使在我不能全力完成初期任务的时候，给予多方面的辅导，还鼓励我重新考虑研究的方向，并申请教员组更换题目，耐心指导，使得本论文可以顺利完成。刘老师悉心、认真、踏实的工作作风都给我留下了深刻的印象，他都是我今后工作中学习的榜样，在此向刘老师致以深深的谢意！感谢我所工作单位的领导和同事，他们为我提供了良好的学习氛围和论文工作条件并且在写作过程中他们提出了很多有益的见解对论文的完成起到了极大的帮助。此外我需要感谢我们班的班长，团支书，在测试软件出现问题的时候，帮我解决存在的深层次问题等，他们在我学习期间给我了很多支持和帮助，使我顺利的完成了论文的写作。最后感谢我的母校期给我无穷的动力，让我坚持一路走来，我将用我今后的所有努力来感谢和回报华农。</w:t>
      </w: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sectPr>
          <w:pgSz w:w="11906" w:h="16838"/>
          <w:pgMar w:top="1361" w:right="1361" w:bottom="1361" w:left="1361" w:header="851" w:footer="992" w:gutter="0"/>
          <w:pgBorders>
            <w:top w:val="none" w:color="auto" w:sz="0" w:space="1"/>
            <w:left w:val="none" w:color="auto" w:sz="0" w:space="4"/>
            <w:bottom w:val="none" w:color="auto" w:sz="0" w:space="1"/>
            <w:right w:val="none" w:color="auto" w:sz="0" w:space="4"/>
          </w:pgBorders>
          <w:cols w:space="0" w:num="1"/>
          <w:titlePg/>
          <w:rtlGutter w:val="0"/>
          <w:docGrid w:type="linesAndChars" w:linePitch="326" w:charSpace="0"/>
        </w:sectPr>
      </w:pPr>
    </w:p>
    <w:p>
      <w:pPr>
        <w:widowControl/>
        <w:rPr>
          <w:rFonts w:cs="宋体" w:asciiTheme="minorEastAsia" w:hAnsiTheme="minorEastAsia" w:eastAsiaTheme="minorEastAsia"/>
          <w:szCs w:val="24"/>
        </w:rPr>
      </w:pPr>
    </w:p>
    <w:p>
      <w:pPr>
        <w:pStyle w:val="37"/>
        <w:rPr>
          <w:rFonts w:hint="eastAsia"/>
          <w:sz w:val="24"/>
        </w:rPr>
      </w:pPr>
    </w:p>
    <w:p>
      <w:pPr>
        <w:pStyle w:val="37"/>
        <w:spacing w:line="0" w:lineRule="atLeast"/>
        <w:jc w:val="center"/>
        <w:rPr>
          <w:rFonts w:hAnsi="宋体"/>
          <w:b/>
          <w:sz w:val="24"/>
        </w:rPr>
      </w:pPr>
      <w:r>
        <w:rPr>
          <w:rFonts w:hAnsi="宋体"/>
          <w:b/>
          <w:sz w:val="24"/>
        </w:rPr>
        <w:t>华南农业大学</w:t>
      </w:r>
    </w:p>
    <w:p>
      <w:pPr>
        <w:pStyle w:val="37"/>
        <w:spacing w:line="0" w:lineRule="atLeast"/>
        <w:jc w:val="center"/>
        <w:rPr>
          <w:b/>
          <w:sz w:val="24"/>
        </w:rPr>
      </w:pPr>
      <w:r>
        <w:rPr>
          <w:b/>
          <w:sz w:val="24"/>
        </w:rPr>
        <w:t>本科</w:t>
      </w:r>
      <w:r>
        <w:rPr>
          <w:rFonts w:hint="eastAsia"/>
          <w:b/>
          <w:sz w:val="24"/>
        </w:rPr>
        <w:t>生</w:t>
      </w:r>
      <w:r>
        <w:rPr>
          <w:b/>
          <w:sz w:val="24"/>
        </w:rPr>
        <w:t>毕业论文成绩评定表</w:t>
      </w:r>
    </w:p>
    <w:tbl>
      <w:tblPr>
        <w:tblStyle w:val="19"/>
        <w:tblW w:w="10260" w:type="dxa"/>
        <w:jc w:val="center"/>
        <w:tblInd w:w="0" w:type="dxa"/>
        <w:tblLayout w:type="fixed"/>
        <w:tblCellMar>
          <w:top w:w="0" w:type="dxa"/>
          <w:left w:w="108" w:type="dxa"/>
          <w:bottom w:w="0" w:type="dxa"/>
          <w:right w:w="108" w:type="dxa"/>
        </w:tblCellMar>
      </w:tblPr>
      <w:tblGrid>
        <w:gridCol w:w="781"/>
        <w:gridCol w:w="125"/>
        <w:gridCol w:w="532"/>
        <w:gridCol w:w="118"/>
        <w:gridCol w:w="1004"/>
        <w:gridCol w:w="51"/>
        <w:gridCol w:w="469"/>
        <w:gridCol w:w="311"/>
        <w:gridCol w:w="1815"/>
        <w:gridCol w:w="720"/>
        <w:gridCol w:w="582"/>
        <w:gridCol w:w="1335"/>
        <w:gridCol w:w="2417"/>
      </w:tblGrid>
      <w:tr>
        <w:tblPrEx>
          <w:tblLayout w:type="fixed"/>
          <w:tblCellMar>
            <w:top w:w="0" w:type="dxa"/>
            <w:left w:w="108" w:type="dxa"/>
            <w:bottom w:w="0" w:type="dxa"/>
            <w:right w:w="108" w:type="dxa"/>
          </w:tblCellMar>
        </w:tblPrEx>
        <w:trPr>
          <w:trHeight w:val="598" w:hRule="atLeast"/>
          <w:jc w:val="center"/>
        </w:trPr>
        <w:tc>
          <w:tcPr>
            <w:tcW w:w="781" w:type="dxa"/>
            <w:tcBorders>
              <w:top w:val="single" w:color="auto" w:sz="8" w:space="0"/>
              <w:left w:val="single" w:color="auto" w:sz="8" w:space="0"/>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学号</w:t>
            </w:r>
          </w:p>
        </w:tc>
        <w:tc>
          <w:tcPr>
            <w:tcW w:w="1830" w:type="dxa"/>
            <w:gridSpan w:val="5"/>
            <w:tcBorders>
              <w:top w:val="single" w:color="auto" w:sz="8" w:space="0"/>
              <w:left w:val="nil"/>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　</w:t>
            </w:r>
          </w:p>
        </w:tc>
        <w:tc>
          <w:tcPr>
            <w:tcW w:w="780" w:type="dxa"/>
            <w:gridSpan w:val="2"/>
            <w:tcBorders>
              <w:top w:val="single" w:color="auto" w:sz="8" w:space="0"/>
              <w:left w:val="nil"/>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姓名</w:t>
            </w:r>
          </w:p>
        </w:tc>
        <w:tc>
          <w:tcPr>
            <w:tcW w:w="1815" w:type="dxa"/>
            <w:tcBorders>
              <w:top w:val="single" w:color="auto" w:sz="8" w:space="0"/>
              <w:left w:val="nil"/>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　</w:t>
            </w:r>
          </w:p>
        </w:tc>
        <w:tc>
          <w:tcPr>
            <w:tcW w:w="720" w:type="dxa"/>
            <w:tcBorders>
              <w:top w:val="single" w:color="auto" w:sz="8" w:space="0"/>
              <w:left w:val="nil"/>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专业</w:t>
            </w:r>
          </w:p>
        </w:tc>
        <w:tc>
          <w:tcPr>
            <w:tcW w:w="4334" w:type="dxa"/>
            <w:gridSpan w:val="3"/>
            <w:tcBorders>
              <w:top w:val="single" w:color="auto" w:sz="8" w:space="0"/>
              <w:left w:val="nil"/>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　</w:t>
            </w:r>
          </w:p>
        </w:tc>
      </w:tr>
      <w:tr>
        <w:tblPrEx>
          <w:tblLayout w:type="fixed"/>
          <w:tblCellMar>
            <w:top w:w="0" w:type="dxa"/>
            <w:left w:w="108" w:type="dxa"/>
            <w:bottom w:w="0" w:type="dxa"/>
            <w:right w:w="108" w:type="dxa"/>
          </w:tblCellMar>
        </w:tblPrEx>
        <w:trPr>
          <w:trHeight w:val="605" w:hRule="atLeast"/>
          <w:jc w:val="center"/>
        </w:trPr>
        <w:tc>
          <w:tcPr>
            <w:tcW w:w="1438" w:type="dxa"/>
            <w:gridSpan w:val="3"/>
            <w:tcBorders>
              <w:top w:val="single" w:color="auto" w:sz="8" w:space="0"/>
              <w:left w:val="single" w:color="auto" w:sz="8" w:space="0"/>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毕业论文题目</w:t>
            </w:r>
          </w:p>
        </w:tc>
        <w:tc>
          <w:tcPr>
            <w:tcW w:w="8822" w:type="dxa"/>
            <w:gridSpan w:val="10"/>
            <w:tcBorders>
              <w:top w:val="single" w:color="auto" w:sz="8" w:space="0"/>
              <w:left w:val="nil"/>
              <w:bottom w:val="single" w:color="auto" w:sz="8" w:space="0"/>
              <w:right w:val="single" w:color="000000" w:sz="8" w:space="0"/>
            </w:tcBorders>
            <w:vAlign w:val="center"/>
          </w:tcPr>
          <w:p>
            <w:pPr>
              <w:widowControl/>
              <w:rPr>
                <w:rFonts w:ascii="宋体" w:hAnsi="宋体"/>
                <w:kern w:val="0"/>
                <w:sz w:val="18"/>
              </w:rPr>
            </w:pPr>
            <w:r>
              <w:rPr>
                <w:rFonts w:hint="eastAsia" w:ascii="宋体" w:hAnsi="宋体"/>
                <w:kern w:val="0"/>
                <w:sz w:val="18"/>
              </w:rPr>
              <w:t>　</w:t>
            </w:r>
          </w:p>
        </w:tc>
      </w:tr>
      <w:tr>
        <w:tblPrEx>
          <w:tblLayout w:type="fixed"/>
          <w:tblCellMar>
            <w:top w:w="0" w:type="dxa"/>
            <w:left w:w="108" w:type="dxa"/>
            <w:bottom w:w="0" w:type="dxa"/>
            <w:right w:w="108" w:type="dxa"/>
          </w:tblCellMar>
        </w:tblPrEx>
        <w:trPr>
          <w:trHeight w:val="1925" w:hRule="atLeast"/>
          <w:jc w:val="center"/>
        </w:trPr>
        <w:tc>
          <w:tcPr>
            <w:tcW w:w="10260" w:type="dxa"/>
            <w:gridSpan w:val="13"/>
            <w:tcBorders>
              <w:top w:val="single" w:color="auto" w:sz="8" w:space="0"/>
              <w:left w:val="single" w:color="auto" w:sz="8" w:space="0"/>
              <w:right w:val="single" w:color="000000" w:sz="8" w:space="0"/>
            </w:tcBorders>
            <w:vAlign w:val="center"/>
          </w:tcPr>
          <w:p>
            <w:pPr>
              <w:widowControl/>
              <w:jc w:val="left"/>
              <w:rPr>
                <w:rFonts w:hint="eastAsia" w:ascii="宋体" w:hAnsi="宋体"/>
                <w:kern w:val="0"/>
                <w:sz w:val="18"/>
              </w:rPr>
            </w:pPr>
            <w:r>
              <w:rPr>
                <w:rFonts w:hint="eastAsia" w:ascii="宋体" w:hAnsi="宋体"/>
                <w:kern w:val="0"/>
                <w:sz w:val="18"/>
              </w:rPr>
              <w:t>指导教师评语</w:t>
            </w:r>
          </w:p>
          <w:p>
            <w:pPr>
              <w:widowControl/>
              <w:jc w:val="left"/>
              <w:rPr>
                <w:rFonts w:hint="eastAsia" w:ascii="宋体" w:hAnsi="宋体"/>
                <w:kern w:val="0"/>
                <w:sz w:val="18"/>
              </w:rPr>
            </w:pPr>
          </w:p>
          <w:p>
            <w:pPr>
              <w:widowControl/>
              <w:jc w:val="left"/>
              <w:rPr>
                <w:rFonts w:hint="eastAsia" w:ascii="宋体" w:hAnsi="宋体"/>
                <w:kern w:val="0"/>
                <w:sz w:val="18"/>
              </w:rPr>
            </w:pPr>
          </w:p>
          <w:p>
            <w:pPr>
              <w:widowControl/>
              <w:jc w:val="left"/>
              <w:rPr>
                <w:rFonts w:ascii="宋体" w:hAnsi="宋体"/>
                <w:kern w:val="0"/>
                <w:sz w:val="18"/>
              </w:rPr>
            </w:pPr>
          </w:p>
          <w:p>
            <w:pPr>
              <w:widowControl/>
              <w:jc w:val="left"/>
              <w:rPr>
                <w:rFonts w:hint="eastAsia" w:ascii="宋体" w:hAnsi="宋体"/>
                <w:kern w:val="0"/>
                <w:sz w:val="18"/>
              </w:rPr>
            </w:pPr>
          </w:p>
          <w:p>
            <w:pPr>
              <w:widowControl/>
              <w:jc w:val="left"/>
              <w:rPr>
                <w:rFonts w:hint="eastAsia" w:ascii="宋体" w:hAnsi="宋体"/>
                <w:kern w:val="0"/>
                <w:sz w:val="18"/>
              </w:rPr>
            </w:pPr>
          </w:p>
          <w:p>
            <w:pPr>
              <w:widowControl/>
              <w:jc w:val="left"/>
              <w:rPr>
                <w:rFonts w:hint="eastAsia" w:ascii="宋体" w:hAnsi="宋体"/>
                <w:kern w:val="0"/>
                <w:sz w:val="18"/>
              </w:rPr>
            </w:pPr>
          </w:p>
          <w:p>
            <w:pPr>
              <w:widowControl/>
              <w:jc w:val="left"/>
              <w:rPr>
                <w:rFonts w:ascii="宋体" w:hAnsi="宋体"/>
                <w:kern w:val="0"/>
                <w:sz w:val="18"/>
              </w:rPr>
            </w:pPr>
          </w:p>
          <w:p>
            <w:pPr>
              <w:jc w:val="left"/>
              <w:rPr>
                <w:rFonts w:ascii="宋体" w:hAnsi="宋体"/>
                <w:kern w:val="0"/>
                <w:sz w:val="18"/>
              </w:rPr>
            </w:pPr>
          </w:p>
          <w:p>
            <w:pPr>
              <w:jc w:val="left"/>
              <w:rPr>
                <w:rFonts w:ascii="宋体" w:hAnsi="宋体"/>
                <w:kern w:val="0"/>
                <w:sz w:val="18"/>
              </w:rPr>
            </w:pPr>
            <w:r>
              <w:rPr>
                <w:rFonts w:hint="eastAsia" w:ascii="宋体" w:hAnsi="宋体"/>
                <w:kern w:val="0"/>
                <w:sz w:val="18"/>
              </w:rPr>
              <w:t>成绩（百分制）：</w:t>
            </w:r>
            <w:r>
              <w:rPr>
                <w:rFonts w:hint="eastAsia" w:ascii="宋体" w:hAnsi="宋体"/>
                <w:kern w:val="0"/>
                <w:sz w:val="18"/>
                <w:u w:val="single"/>
              </w:rPr>
              <w:t>　　　　　　　　</w:t>
            </w:r>
            <w:r>
              <w:rPr>
                <w:rFonts w:hint="eastAsia" w:ascii="宋体" w:hAnsi="宋体"/>
                <w:kern w:val="0"/>
                <w:sz w:val="18"/>
              </w:rPr>
              <w:t>　　　　　　　　　　　　指导教师签名：　　　　　　　　　　　　　　　年　　月　　日</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restart"/>
            <w:tcBorders>
              <w:top w:val="single" w:color="auto" w:sz="8" w:space="0"/>
              <w:left w:val="single" w:color="auto" w:sz="8" w:space="0"/>
              <w:right w:val="single" w:color="000000" w:sz="8" w:space="0"/>
            </w:tcBorders>
            <w:vAlign w:val="center"/>
          </w:tcPr>
          <w:p>
            <w:pPr>
              <w:widowControl/>
              <w:jc w:val="center"/>
              <w:rPr>
                <w:rFonts w:ascii="宋体" w:hAnsi="宋体"/>
                <w:kern w:val="0"/>
                <w:sz w:val="18"/>
              </w:rPr>
            </w:pPr>
            <w:r>
              <w:rPr>
                <w:rFonts w:hint="eastAsia" w:ascii="宋体" w:hAnsi="宋体"/>
                <w:kern w:val="0"/>
                <w:sz w:val="18"/>
              </w:rPr>
              <w:t>评</w:t>
            </w:r>
          </w:p>
          <w:p>
            <w:pPr>
              <w:widowControl/>
              <w:jc w:val="center"/>
              <w:rPr>
                <w:rFonts w:ascii="宋体" w:hAnsi="宋体"/>
                <w:kern w:val="0"/>
                <w:sz w:val="18"/>
              </w:rPr>
            </w:pPr>
            <w:r>
              <w:rPr>
                <w:rFonts w:hint="eastAsia" w:ascii="宋体" w:hAnsi="宋体"/>
                <w:kern w:val="0"/>
                <w:sz w:val="18"/>
              </w:rPr>
              <w:t>阅</w:t>
            </w:r>
          </w:p>
          <w:p>
            <w:pPr>
              <w:widowControl/>
              <w:jc w:val="center"/>
              <w:rPr>
                <w:rFonts w:ascii="宋体" w:hAnsi="宋体"/>
                <w:kern w:val="0"/>
                <w:sz w:val="18"/>
              </w:rPr>
            </w:pPr>
            <w:r>
              <w:rPr>
                <w:rFonts w:hint="eastAsia" w:ascii="宋体" w:hAnsi="宋体"/>
                <w:kern w:val="0"/>
                <w:sz w:val="18"/>
              </w:rPr>
              <w:t>人</w:t>
            </w:r>
          </w:p>
          <w:p>
            <w:pPr>
              <w:widowControl/>
              <w:jc w:val="center"/>
              <w:rPr>
                <w:rFonts w:ascii="宋体" w:hAnsi="宋体"/>
                <w:kern w:val="0"/>
                <w:sz w:val="18"/>
              </w:rPr>
            </w:pPr>
            <w:r>
              <w:rPr>
                <w:rFonts w:hint="eastAsia" w:ascii="宋体" w:hAnsi="宋体"/>
                <w:kern w:val="0"/>
                <w:sz w:val="18"/>
              </w:rPr>
              <w:t>评</w:t>
            </w:r>
          </w:p>
          <w:p>
            <w:pPr>
              <w:widowControl/>
              <w:jc w:val="center"/>
              <w:rPr>
                <w:rFonts w:ascii="宋体" w:hAnsi="宋体"/>
                <w:kern w:val="0"/>
                <w:sz w:val="18"/>
              </w:rPr>
            </w:pPr>
            <w:r>
              <w:rPr>
                <w:rFonts w:hint="eastAsia" w:ascii="宋体" w:hAnsi="宋体"/>
                <w:kern w:val="0"/>
                <w:sz w:val="18"/>
              </w:rPr>
              <w:t>语</w:t>
            </w:r>
          </w:p>
          <w:p>
            <w:pPr>
              <w:widowControl/>
              <w:jc w:val="center"/>
              <w:rPr>
                <w:rFonts w:ascii="宋体" w:hAnsi="宋体"/>
                <w:kern w:val="0"/>
                <w:sz w:val="18"/>
              </w:rPr>
            </w:pPr>
            <w:r>
              <w:rPr>
                <w:rFonts w:hint="eastAsia" w:ascii="宋体" w:hAnsi="宋体"/>
                <w:kern w:val="0"/>
                <w:sz w:val="18"/>
              </w:rPr>
              <w:t>及</w:t>
            </w:r>
          </w:p>
          <w:p>
            <w:pPr>
              <w:widowControl/>
              <w:jc w:val="center"/>
              <w:rPr>
                <w:rFonts w:ascii="宋体" w:hAnsi="宋体"/>
                <w:kern w:val="0"/>
                <w:sz w:val="18"/>
              </w:rPr>
            </w:pPr>
            <w:r>
              <w:rPr>
                <w:rFonts w:hint="eastAsia" w:ascii="宋体" w:hAnsi="宋体"/>
                <w:kern w:val="0"/>
                <w:sz w:val="18"/>
              </w:rPr>
              <w:t>成</w:t>
            </w:r>
          </w:p>
          <w:p>
            <w:pPr>
              <w:widowControl/>
              <w:jc w:val="center"/>
              <w:rPr>
                <w:rFonts w:ascii="宋体" w:hAnsi="宋体"/>
                <w:kern w:val="0"/>
                <w:sz w:val="18"/>
              </w:rPr>
            </w:pPr>
            <w:r>
              <w:rPr>
                <w:rFonts w:hint="eastAsia" w:ascii="宋体" w:hAnsi="宋体"/>
                <w:kern w:val="0"/>
                <w:sz w:val="18"/>
              </w:rPr>
              <w:t>绩</w:t>
            </w:r>
          </w:p>
          <w:p>
            <w:pPr>
              <w:widowControl/>
              <w:jc w:val="center"/>
              <w:rPr>
                <w:rFonts w:ascii="宋体" w:hAnsi="宋体"/>
                <w:kern w:val="0"/>
                <w:sz w:val="18"/>
              </w:rPr>
            </w:pPr>
            <w:r>
              <w:rPr>
                <w:rFonts w:hint="eastAsia" w:ascii="宋体" w:hAnsi="宋体"/>
                <w:kern w:val="0"/>
                <w:sz w:val="18"/>
              </w:rPr>
              <w:t>评</w:t>
            </w:r>
          </w:p>
          <w:p>
            <w:pPr>
              <w:jc w:val="center"/>
              <w:rPr>
                <w:rFonts w:ascii="宋体" w:hAnsi="宋体"/>
                <w:kern w:val="0"/>
                <w:sz w:val="18"/>
              </w:rPr>
            </w:pPr>
            <w:r>
              <w:rPr>
                <w:rFonts w:hint="eastAsia" w:ascii="宋体" w:hAnsi="宋体"/>
                <w:kern w:val="0"/>
                <w:sz w:val="18"/>
              </w:rPr>
              <w:t>定</w:t>
            </w:r>
          </w:p>
        </w:tc>
        <w:tc>
          <w:tcPr>
            <w:tcW w:w="650" w:type="dxa"/>
            <w:gridSpan w:val="2"/>
            <w:vMerge w:val="restart"/>
            <w:tcBorders>
              <w:top w:val="single" w:color="auto" w:sz="4" w:space="0"/>
              <w:left w:val="nil"/>
              <w:right w:val="single" w:color="auto" w:sz="8" w:space="0"/>
            </w:tcBorders>
            <w:vAlign w:val="center"/>
          </w:tcPr>
          <w:p>
            <w:pPr>
              <w:widowControl/>
              <w:jc w:val="center"/>
              <w:rPr>
                <w:rFonts w:ascii="宋体" w:hAnsi="宋体"/>
                <w:kern w:val="0"/>
                <w:sz w:val="18"/>
              </w:rPr>
            </w:pPr>
            <w:r>
              <w:rPr>
                <w:rFonts w:hint="eastAsia" w:ascii="宋体" w:hAnsi="宋体"/>
                <w:kern w:val="0"/>
                <w:sz w:val="18"/>
              </w:rPr>
              <w:t>成绩</w:t>
            </w:r>
          </w:p>
          <w:p>
            <w:pPr>
              <w:widowControl/>
              <w:jc w:val="center"/>
              <w:rPr>
                <w:rFonts w:ascii="宋体" w:hAnsi="宋体"/>
                <w:kern w:val="0"/>
                <w:sz w:val="18"/>
              </w:rPr>
            </w:pPr>
            <w:r>
              <w:rPr>
                <w:rFonts w:hint="eastAsia" w:ascii="宋体" w:hAnsi="宋体"/>
                <w:kern w:val="0"/>
                <w:sz w:val="18"/>
              </w:rPr>
              <w:t>评定</w:t>
            </w:r>
          </w:p>
          <w:p>
            <w:pPr>
              <w:jc w:val="left"/>
              <w:rPr>
                <w:rFonts w:ascii="宋体" w:hAnsi="宋体"/>
                <w:kern w:val="0"/>
                <w:sz w:val="18"/>
              </w:rPr>
            </w:pPr>
            <w:r>
              <w:rPr>
                <w:rFonts w:hint="eastAsia" w:ascii="宋体" w:hAnsi="宋体"/>
                <w:kern w:val="0"/>
                <w:sz w:val="18"/>
              </w:rPr>
              <w:t>标准</w:t>
            </w:r>
          </w:p>
        </w:tc>
        <w:tc>
          <w:tcPr>
            <w:tcW w:w="4952" w:type="dxa"/>
            <w:gridSpan w:val="7"/>
            <w:tcBorders>
              <w:top w:val="single" w:color="auto" w:sz="4" w:space="0"/>
              <w:left w:val="nil"/>
              <w:bottom w:val="single" w:color="auto" w:sz="8" w:space="0"/>
              <w:right w:val="single" w:color="000000" w:sz="8" w:space="0"/>
            </w:tcBorders>
            <w:vAlign w:val="center"/>
          </w:tcPr>
          <w:p>
            <w:pPr>
              <w:widowControl/>
              <w:jc w:val="center"/>
              <w:rPr>
                <w:rFonts w:ascii="宋体" w:hAnsi="宋体"/>
                <w:b/>
                <w:kern w:val="0"/>
                <w:sz w:val="18"/>
              </w:rPr>
            </w:pPr>
            <w:r>
              <w:rPr>
                <w:rFonts w:hint="eastAsia" w:ascii="宋体" w:hAnsi="宋体"/>
                <w:b/>
                <w:kern w:val="0"/>
                <w:sz w:val="18"/>
              </w:rPr>
              <w:t>评分项目</w:t>
            </w:r>
          </w:p>
        </w:tc>
        <w:tc>
          <w:tcPr>
            <w:tcW w:w="1335" w:type="dxa"/>
            <w:tcBorders>
              <w:top w:val="single" w:color="auto" w:sz="8" w:space="0"/>
              <w:left w:val="nil"/>
              <w:bottom w:val="single" w:color="auto" w:sz="8" w:space="0"/>
              <w:right w:val="single" w:color="000000" w:sz="8" w:space="0"/>
            </w:tcBorders>
            <w:vAlign w:val="center"/>
          </w:tcPr>
          <w:p>
            <w:pPr>
              <w:widowControl/>
              <w:jc w:val="center"/>
              <w:rPr>
                <w:rFonts w:ascii="宋体" w:hAnsi="宋体"/>
                <w:b/>
                <w:kern w:val="0"/>
                <w:sz w:val="18"/>
              </w:rPr>
            </w:pPr>
            <w:r>
              <w:rPr>
                <w:rFonts w:hint="eastAsia" w:ascii="宋体" w:hAnsi="宋体"/>
                <w:b/>
                <w:kern w:val="0"/>
                <w:sz w:val="18"/>
              </w:rPr>
              <w:t>分值</w:t>
            </w:r>
          </w:p>
        </w:tc>
        <w:tc>
          <w:tcPr>
            <w:tcW w:w="2417" w:type="dxa"/>
            <w:tcBorders>
              <w:top w:val="single" w:color="auto" w:sz="8" w:space="0"/>
              <w:left w:val="nil"/>
              <w:bottom w:val="single" w:color="auto" w:sz="8" w:space="0"/>
              <w:right w:val="single" w:color="000000" w:sz="8" w:space="0"/>
            </w:tcBorders>
            <w:vAlign w:val="center"/>
          </w:tcPr>
          <w:p>
            <w:pPr>
              <w:widowControl/>
              <w:jc w:val="center"/>
              <w:rPr>
                <w:rFonts w:ascii="宋体" w:hAnsi="宋体"/>
                <w:b/>
                <w:kern w:val="0"/>
                <w:sz w:val="18"/>
              </w:rPr>
            </w:pPr>
            <w:r>
              <w:rPr>
                <w:rFonts w:hint="eastAsia" w:ascii="宋体" w:hAnsi="宋体"/>
                <w:b/>
                <w:kern w:val="0"/>
                <w:sz w:val="18"/>
              </w:rPr>
              <w:t>得分</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restart"/>
            <w:tcBorders>
              <w:top w:val="single" w:color="auto" w:sz="8" w:space="0"/>
              <w:left w:val="nil"/>
              <w:right w:val="single" w:color="000000" w:sz="8" w:space="0"/>
            </w:tcBorders>
            <w:vAlign w:val="center"/>
          </w:tcPr>
          <w:p>
            <w:pPr>
              <w:widowControl/>
              <w:jc w:val="center"/>
              <w:rPr>
                <w:rFonts w:ascii="宋体" w:hAnsi="宋体"/>
                <w:kern w:val="0"/>
                <w:sz w:val="18"/>
              </w:rPr>
            </w:pPr>
            <w:r>
              <w:rPr>
                <w:rFonts w:hint="eastAsia" w:ascii="宋体" w:hAnsi="宋体"/>
                <w:kern w:val="0"/>
                <w:sz w:val="18"/>
              </w:rPr>
              <w:t>选题</w:t>
            </w:r>
          </w:p>
          <w:p>
            <w:pPr>
              <w:widowControl/>
              <w:jc w:val="center"/>
              <w:rPr>
                <w:rFonts w:ascii="宋体" w:hAnsi="宋体"/>
                <w:kern w:val="0"/>
                <w:sz w:val="18"/>
              </w:rPr>
            </w:pPr>
            <w:r>
              <w:rPr>
                <w:rFonts w:hint="eastAsia" w:ascii="宋体" w:hAnsi="宋体"/>
                <w:kern w:val="0"/>
                <w:sz w:val="18"/>
              </w:rPr>
              <w:t>质量</w:t>
            </w:r>
          </w:p>
          <w:p>
            <w:pPr>
              <w:jc w:val="center"/>
              <w:rPr>
                <w:rFonts w:ascii="宋体" w:hAnsi="宋体"/>
                <w:kern w:val="0"/>
                <w:sz w:val="18"/>
              </w:rPr>
            </w:pPr>
            <w:r>
              <w:rPr>
                <w:kern w:val="0"/>
                <w:sz w:val="18"/>
              </w:rPr>
              <w:t>20%</w:t>
            </w:r>
          </w:p>
        </w:tc>
        <w:tc>
          <w:tcPr>
            <w:tcW w:w="520" w:type="dxa"/>
            <w:gridSpan w:val="2"/>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1</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专业培养目标</w:t>
            </w:r>
          </w:p>
        </w:tc>
        <w:tc>
          <w:tcPr>
            <w:tcW w:w="133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5</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continue"/>
            <w:tcBorders>
              <w:left w:val="nil"/>
              <w:right w:val="single" w:color="000000" w:sz="8" w:space="0"/>
            </w:tcBorders>
            <w:vAlign w:val="center"/>
          </w:tcPr>
          <w:p>
            <w:pPr>
              <w:jc w:val="center"/>
              <w:rPr>
                <w:rFonts w:ascii="宋体" w:hAnsi="宋体"/>
                <w:kern w:val="0"/>
                <w:sz w:val="18"/>
              </w:rPr>
            </w:pPr>
          </w:p>
        </w:tc>
        <w:tc>
          <w:tcPr>
            <w:tcW w:w="520" w:type="dxa"/>
            <w:gridSpan w:val="2"/>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2</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课题难易度与工作量</w:t>
            </w:r>
          </w:p>
        </w:tc>
        <w:tc>
          <w:tcPr>
            <w:tcW w:w="1335" w:type="dxa"/>
            <w:tcBorders>
              <w:top w:val="single" w:color="auto" w:sz="8" w:space="0"/>
              <w:left w:val="nil"/>
              <w:bottom w:val="single" w:color="auto" w:sz="8" w:space="0"/>
              <w:right w:val="single" w:color="000000" w:sz="8" w:space="0"/>
            </w:tcBorders>
            <w:vAlign w:val="top"/>
          </w:tcPr>
          <w:p>
            <w:pPr>
              <w:widowControl/>
              <w:jc w:val="center"/>
              <w:rPr>
                <w:rFonts w:hint="eastAsia"/>
                <w:kern w:val="0"/>
                <w:sz w:val="18"/>
              </w:rPr>
            </w:pPr>
            <w:r>
              <w:rPr>
                <w:rFonts w:hint="eastAsia"/>
                <w:kern w:val="0"/>
                <w:sz w:val="18"/>
              </w:rPr>
              <w:t>10</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continue"/>
            <w:tcBorders>
              <w:left w:val="nil"/>
              <w:right w:val="single" w:color="000000" w:sz="8" w:space="0"/>
            </w:tcBorders>
            <w:vAlign w:val="center"/>
          </w:tcPr>
          <w:p>
            <w:pPr>
              <w:jc w:val="center"/>
              <w:rPr>
                <w:kern w:val="0"/>
                <w:sz w:val="18"/>
              </w:rPr>
            </w:pPr>
          </w:p>
        </w:tc>
        <w:tc>
          <w:tcPr>
            <w:tcW w:w="520" w:type="dxa"/>
            <w:gridSpan w:val="2"/>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3</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理论意义或生产实践意义</w:t>
            </w:r>
          </w:p>
        </w:tc>
        <w:tc>
          <w:tcPr>
            <w:tcW w:w="133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5</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restart"/>
            <w:tcBorders>
              <w:top w:val="single" w:color="auto" w:sz="8" w:space="0"/>
              <w:left w:val="nil"/>
              <w:right w:val="single" w:color="000000" w:sz="8" w:space="0"/>
            </w:tcBorders>
            <w:vAlign w:val="center"/>
          </w:tcPr>
          <w:p>
            <w:pPr>
              <w:widowControl/>
              <w:jc w:val="center"/>
              <w:rPr>
                <w:rFonts w:ascii="宋体" w:hAnsi="宋体"/>
                <w:kern w:val="0"/>
                <w:sz w:val="18"/>
              </w:rPr>
            </w:pPr>
            <w:r>
              <w:rPr>
                <w:rFonts w:hint="eastAsia" w:ascii="宋体" w:hAnsi="宋体"/>
                <w:kern w:val="0"/>
                <w:sz w:val="18"/>
              </w:rPr>
              <w:t>能力</w:t>
            </w:r>
          </w:p>
          <w:p>
            <w:pPr>
              <w:jc w:val="center"/>
              <w:rPr>
                <w:rFonts w:ascii="宋体" w:hAnsi="宋体"/>
                <w:kern w:val="0"/>
                <w:sz w:val="18"/>
              </w:rPr>
            </w:pPr>
            <w:r>
              <w:rPr>
                <w:rFonts w:hint="eastAsia" w:ascii="宋体" w:hAnsi="宋体"/>
                <w:kern w:val="0"/>
                <w:sz w:val="18"/>
              </w:rPr>
              <w:t>水平4</w:t>
            </w:r>
            <w:r>
              <w:rPr>
                <w:kern w:val="0"/>
                <w:sz w:val="18"/>
              </w:rPr>
              <w:t>0%</w:t>
            </w:r>
          </w:p>
        </w:tc>
        <w:tc>
          <w:tcPr>
            <w:tcW w:w="520" w:type="dxa"/>
            <w:gridSpan w:val="2"/>
            <w:tcBorders>
              <w:top w:val="single" w:color="auto" w:sz="8" w:space="0"/>
              <w:left w:val="nil"/>
              <w:bottom w:val="single" w:color="auto" w:sz="8" w:space="0"/>
              <w:right w:val="single" w:color="000000" w:sz="8" w:space="0"/>
            </w:tcBorders>
            <w:vAlign w:val="top"/>
          </w:tcPr>
          <w:p>
            <w:pPr>
              <w:widowControl/>
              <w:rPr>
                <w:rFonts w:hint="eastAsia"/>
                <w:kern w:val="0"/>
                <w:sz w:val="18"/>
              </w:rPr>
            </w:pPr>
            <w:r>
              <w:rPr>
                <w:rFonts w:hint="eastAsia"/>
                <w:kern w:val="0"/>
                <w:sz w:val="18"/>
              </w:rPr>
              <w:t>4</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查阅文献资料与综合运用知识能力</w:t>
            </w:r>
          </w:p>
        </w:tc>
        <w:tc>
          <w:tcPr>
            <w:tcW w:w="133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10</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continue"/>
            <w:tcBorders>
              <w:left w:val="nil"/>
              <w:right w:val="single" w:color="000000" w:sz="8" w:space="0"/>
            </w:tcBorders>
            <w:vAlign w:val="center"/>
          </w:tcPr>
          <w:p>
            <w:pPr>
              <w:jc w:val="center"/>
              <w:rPr>
                <w:rFonts w:ascii="宋体" w:hAnsi="宋体"/>
                <w:kern w:val="0"/>
                <w:sz w:val="18"/>
              </w:rPr>
            </w:pPr>
          </w:p>
        </w:tc>
        <w:tc>
          <w:tcPr>
            <w:tcW w:w="520" w:type="dxa"/>
            <w:gridSpan w:val="2"/>
            <w:tcBorders>
              <w:top w:val="single" w:color="auto" w:sz="8" w:space="0"/>
              <w:left w:val="nil"/>
              <w:bottom w:val="single" w:color="auto" w:sz="8" w:space="0"/>
              <w:right w:val="single" w:color="000000" w:sz="8" w:space="0"/>
            </w:tcBorders>
            <w:vAlign w:val="top"/>
          </w:tcPr>
          <w:p>
            <w:pPr>
              <w:widowControl/>
              <w:rPr>
                <w:rFonts w:hint="eastAsia"/>
                <w:kern w:val="0"/>
                <w:sz w:val="18"/>
              </w:rPr>
            </w:pPr>
            <w:r>
              <w:rPr>
                <w:rFonts w:hint="eastAsia"/>
                <w:kern w:val="0"/>
                <w:sz w:val="18"/>
              </w:rPr>
              <w:t>5</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研究方案的设计能力</w:t>
            </w:r>
          </w:p>
        </w:tc>
        <w:tc>
          <w:tcPr>
            <w:tcW w:w="133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10</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continue"/>
            <w:tcBorders>
              <w:left w:val="nil"/>
              <w:right w:val="single" w:color="000000" w:sz="8" w:space="0"/>
            </w:tcBorders>
            <w:vAlign w:val="center"/>
          </w:tcPr>
          <w:p>
            <w:pPr>
              <w:jc w:val="center"/>
              <w:rPr>
                <w:rFonts w:ascii="宋体" w:hAnsi="宋体"/>
                <w:kern w:val="0"/>
                <w:sz w:val="18"/>
              </w:rPr>
            </w:pPr>
          </w:p>
        </w:tc>
        <w:tc>
          <w:tcPr>
            <w:tcW w:w="520" w:type="dxa"/>
            <w:gridSpan w:val="2"/>
            <w:tcBorders>
              <w:top w:val="single" w:color="auto" w:sz="8" w:space="0"/>
              <w:left w:val="nil"/>
              <w:bottom w:val="single" w:color="auto" w:sz="8" w:space="0"/>
              <w:right w:val="single" w:color="000000" w:sz="8" w:space="0"/>
            </w:tcBorders>
            <w:vAlign w:val="top"/>
          </w:tcPr>
          <w:p>
            <w:pPr>
              <w:widowControl/>
              <w:rPr>
                <w:rFonts w:hint="eastAsia"/>
                <w:kern w:val="0"/>
                <w:sz w:val="18"/>
              </w:rPr>
            </w:pPr>
            <w:r>
              <w:rPr>
                <w:rFonts w:hint="eastAsia"/>
                <w:kern w:val="0"/>
                <w:sz w:val="18"/>
              </w:rPr>
              <w:t>6</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研究方法和手段的运用能力</w:t>
            </w:r>
          </w:p>
        </w:tc>
        <w:tc>
          <w:tcPr>
            <w:tcW w:w="133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10</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continue"/>
            <w:tcBorders>
              <w:left w:val="nil"/>
              <w:right w:val="single" w:color="000000" w:sz="8" w:space="0"/>
            </w:tcBorders>
            <w:vAlign w:val="center"/>
          </w:tcPr>
          <w:p>
            <w:pPr>
              <w:jc w:val="center"/>
              <w:rPr>
                <w:rFonts w:ascii="宋体" w:hAnsi="宋体"/>
                <w:kern w:val="0"/>
                <w:sz w:val="18"/>
              </w:rPr>
            </w:pPr>
          </w:p>
        </w:tc>
        <w:tc>
          <w:tcPr>
            <w:tcW w:w="520" w:type="dxa"/>
            <w:gridSpan w:val="2"/>
            <w:tcBorders>
              <w:top w:val="single" w:color="auto" w:sz="8" w:space="0"/>
              <w:left w:val="nil"/>
              <w:bottom w:val="single" w:color="auto" w:sz="8" w:space="0"/>
              <w:right w:val="single" w:color="000000" w:sz="8" w:space="0"/>
            </w:tcBorders>
            <w:vAlign w:val="top"/>
          </w:tcPr>
          <w:p>
            <w:pPr>
              <w:widowControl/>
              <w:rPr>
                <w:rFonts w:hint="eastAsia"/>
                <w:kern w:val="0"/>
                <w:sz w:val="18"/>
              </w:rPr>
            </w:pPr>
            <w:r>
              <w:rPr>
                <w:rFonts w:hint="eastAsia"/>
                <w:kern w:val="0"/>
                <w:sz w:val="18"/>
              </w:rPr>
              <w:t>7</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外文应用能力</w:t>
            </w:r>
          </w:p>
        </w:tc>
        <w:tc>
          <w:tcPr>
            <w:tcW w:w="133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10</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55"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restart"/>
            <w:tcBorders>
              <w:top w:val="single" w:color="auto" w:sz="8" w:space="0"/>
              <w:left w:val="nil"/>
              <w:right w:val="single" w:color="000000" w:sz="8" w:space="0"/>
            </w:tcBorders>
            <w:vAlign w:val="center"/>
          </w:tcPr>
          <w:p>
            <w:pPr>
              <w:widowControl/>
              <w:jc w:val="center"/>
              <w:rPr>
                <w:rFonts w:ascii="宋体" w:hAnsi="宋体"/>
                <w:kern w:val="0"/>
                <w:sz w:val="18"/>
              </w:rPr>
            </w:pPr>
            <w:r>
              <w:rPr>
                <w:rFonts w:hint="eastAsia" w:ascii="宋体" w:hAnsi="宋体"/>
                <w:kern w:val="0"/>
                <w:sz w:val="18"/>
              </w:rPr>
              <w:t>成果</w:t>
            </w:r>
          </w:p>
          <w:p>
            <w:pPr>
              <w:jc w:val="center"/>
              <w:rPr>
                <w:rFonts w:ascii="宋体" w:hAnsi="宋体"/>
                <w:kern w:val="0"/>
                <w:sz w:val="18"/>
              </w:rPr>
            </w:pPr>
            <w:r>
              <w:rPr>
                <w:rFonts w:hint="eastAsia" w:ascii="宋体" w:hAnsi="宋体"/>
                <w:kern w:val="0"/>
                <w:sz w:val="18"/>
              </w:rPr>
              <w:t>质量4</w:t>
            </w:r>
            <w:r>
              <w:rPr>
                <w:kern w:val="0"/>
                <w:sz w:val="18"/>
              </w:rPr>
              <w:t>0%</w:t>
            </w:r>
          </w:p>
        </w:tc>
        <w:tc>
          <w:tcPr>
            <w:tcW w:w="520" w:type="dxa"/>
            <w:gridSpan w:val="2"/>
            <w:tcBorders>
              <w:top w:val="single" w:color="auto" w:sz="8" w:space="0"/>
              <w:left w:val="nil"/>
              <w:bottom w:val="single" w:color="auto" w:sz="8" w:space="0"/>
              <w:right w:val="single" w:color="000000" w:sz="8" w:space="0"/>
            </w:tcBorders>
            <w:vAlign w:val="top"/>
          </w:tcPr>
          <w:p>
            <w:pPr>
              <w:widowControl/>
              <w:rPr>
                <w:rFonts w:hint="eastAsia"/>
                <w:kern w:val="0"/>
                <w:sz w:val="18"/>
              </w:rPr>
            </w:pPr>
            <w:r>
              <w:rPr>
                <w:rFonts w:hint="eastAsia"/>
                <w:kern w:val="0"/>
                <w:sz w:val="18"/>
              </w:rPr>
              <w:t>8</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写作水平与写作规范</w:t>
            </w:r>
          </w:p>
        </w:tc>
        <w:tc>
          <w:tcPr>
            <w:tcW w:w="133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rFonts w:hint="eastAsia"/>
                <w:kern w:val="0"/>
                <w:sz w:val="18"/>
              </w:rPr>
              <w:t>2</w:t>
            </w:r>
            <w:r>
              <w:rPr>
                <w:kern w:val="0"/>
                <w:sz w:val="18"/>
              </w:rPr>
              <w:t>0</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55" w:hRule="atLeast"/>
          <w:jc w:val="center"/>
        </w:trPr>
        <w:tc>
          <w:tcPr>
            <w:tcW w:w="906" w:type="dxa"/>
            <w:gridSpan w:val="2"/>
            <w:vMerge w:val="continue"/>
            <w:tcBorders>
              <w:left w:val="single" w:color="auto" w:sz="8" w:space="0"/>
              <w:right w:val="single" w:color="000000" w:sz="8" w:space="0"/>
            </w:tcBorders>
            <w:vAlign w:val="center"/>
          </w:tcPr>
          <w:p>
            <w:pPr>
              <w:jc w:val="left"/>
              <w:rPr>
                <w:rFonts w:ascii="宋体" w:hAnsi="宋体"/>
                <w:kern w:val="0"/>
                <w:sz w:val="18"/>
              </w:rPr>
            </w:pPr>
          </w:p>
        </w:tc>
        <w:tc>
          <w:tcPr>
            <w:tcW w:w="650" w:type="dxa"/>
            <w:gridSpan w:val="2"/>
            <w:vMerge w:val="continue"/>
            <w:tcBorders>
              <w:left w:val="nil"/>
              <w:right w:val="single" w:color="auto" w:sz="8" w:space="0"/>
            </w:tcBorders>
            <w:vAlign w:val="center"/>
          </w:tcPr>
          <w:p>
            <w:pPr>
              <w:jc w:val="left"/>
              <w:rPr>
                <w:rFonts w:ascii="宋体" w:hAnsi="宋体"/>
                <w:kern w:val="0"/>
                <w:sz w:val="18"/>
              </w:rPr>
            </w:pPr>
          </w:p>
        </w:tc>
        <w:tc>
          <w:tcPr>
            <w:tcW w:w="1004" w:type="dxa"/>
            <w:vMerge w:val="continue"/>
            <w:tcBorders>
              <w:left w:val="nil"/>
              <w:right w:val="single" w:color="000000" w:sz="8" w:space="0"/>
            </w:tcBorders>
            <w:vAlign w:val="center"/>
          </w:tcPr>
          <w:p>
            <w:pPr>
              <w:jc w:val="left"/>
              <w:rPr>
                <w:rFonts w:ascii="宋体" w:hAnsi="宋体"/>
                <w:kern w:val="0"/>
                <w:sz w:val="18"/>
              </w:rPr>
            </w:pPr>
          </w:p>
        </w:tc>
        <w:tc>
          <w:tcPr>
            <w:tcW w:w="520" w:type="dxa"/>
            <w:gridSpan w:val="2"/>
            <w:tcBorders>
              <w:top w:val="single" w:color="auto" w:sz="8" w:space="0"/>
              <w:left w:val="nil"/>
              <w:bottom w:val="single" w:color="auto" w:sz="8" w:space="0"/>
              <w:right w:val="single" w:color="000000" w:sz="8" w:space="0"/>
            </w:tcBorders>
            <w:vAlign w:val="top"/>
          </w:tcPr>
          <w:p>
            <w:pPr>
              <w:widowControl/>
              <w:rPr>
                <w:rFonts w:hint="eastAsia"/>
                <w:kern w:val="0"/>
                <w:sz w:val="18"/>
              </w:rPr>
            </w:pPr>
            <w:r>
              <w:rPr>
                <w:rFonts w:hint="eastAsia"/>
                <w:kern w:val="0"/>
                <w:sz w:val="18"/>
              </w:rPr>
              <w:t>9</w:t>
            </w:r>
          </w:p>
        </w:tc>
        <w:tc>
          <w:tcPr>
            <w:tcW w:w="3428" w:type="dxa"/>
            <w:gridSpan w:val="4"/>
            <w:tcBorders>
              <w:top w:val="single" w:color="auto" w:sz="8" w:space="0"/>
              <w:left w:val="nil"/>
              <w:bottom w:val="single" w:color="auto" w:sz="8" w:space="0"/>
              <w:right w:val="single" w:color="000000" w:sz="8" w:space="0"/>
            </w:tcBorders>
            <w:vAlign w:val="top"/>
          </w:tcPr>
          <w:p>
            <w:pPr>
              <w:widowControl/>
              <w:rPr>
                <w:rFonts w:ascii="宋体" w:hAnsi="宋体"/>
                <w:kern w:val="0"/>
                <w:sz w:val="18"/>
              </w:rPr>
            </w:pPr>
            <w:r>
              <w:rPr>
                <w:rFonts w:hint="eastAsia" w:ascii="宋体" w:hAnsi="宋体"/>
                <w:kern w:val="0"/>
                <w:sz w:val="18"/>
              </w:rPr>
              <w:t>研究结果的理论或实际应用价值</w:t>
            </w:r>
          </w:p>
        </w:tc>
        <w:tc>
          <w:tcPr>
            <w:tcW w:w="1335" w:type="dxa"/>
            <w:tcBorders>
              <w:top w:val="single" w:color="auto" w:sz="8" w:space="0"/>
              <w:left w:val="nil"/>
              <w:bottom w:val="single" w:color="auto" w:sz="8" w:space="0"/>
              <w:right w:val="single" w:color="000000" w:sz="8" w:space="0"/>
            </w:tcBorders>
            <w:vAlign w:val="top"/>
          </w:tcPr>
          <w:p>
            <w:pPr>
              <w:widowControl/>
              <w:jc w:val="center"/>
              <w:rPr>
                <w:rFonts w:hint="eastAsia"/>
                <w:kern w:val="0"/>
                <w:sz w:val="18"/>
              </w:rPr>
            </w:pPr>
            <w:r>
              <w:rPr>
                <w:rFonts w:hint="eastAsia"/>
                <w:kern w:val="0"/>
                <w:sz w:val="18"/>
              </w:rPr>
              <w:t>20</w:t>
            </w:r>
          </w:p>
        </w:tc>
        <w:tc>
          <w:tcPr>
            <w:tcW w:w="2417"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2220" w:hRule="atLeast"/>
          <w:jc w:val="center"/>
        </w:trPr>
        <w:tc>
          <w:tcPr>
            <w:tcW w:w="906" w:type="dxa"/>
            <w:gridSpan w:val="2"/>
            <w:vMerge w:val="continue"/>
            <w:tcBorders>
              <w:left w:val="single" w:color="auto" w:sz="8" w:space="0"/>
              <w:bottom w:val="single" w:color="auto" w:sz="4" w:space="0"/>
              <w:right w:val="single" w:color="000000" w:sz="8" w:space="0"/>
            </w:tcBorders>
            <w:vAlign w:val="center"/>
          </w:tcPr>
          <w:p>
            <w:pPr>
              <w:jc w:val="left"/>
              <w:rPr>
                <w:rFonts w:ascii="宋体" w:hAnsi="宋体"/>
                <w:kern w:val="0"/>
                <w:sz w:val="18"/>
              </w:rPr>
            </w:pPr>
          </w:p>
        </w:tc>
        <w:tc>
          <w:tcPr>
            <w:tcW w:w="9354" w:type="dxa"/>
            <w:gridSpan w:val="11"/>
            <w:tcBorders>
              <w:top w:val="single" w:color="auto" w:sz="8" w:space="0"/>
              <w:left w:val="nil"/>
              <w:bottom w:val="single" w:color="auto" w:sz="4" w:space="0"/>
              <w:right w:val="single" w:color="000000" w:sz="8" w:space="0"/>
            </w:tcBorders>
            <w:vAlign w:val="top"/>
          </w:tcPr>
          <w:p>
            <w:pPr>
              <w:widowControl/>
              <w:rPr>
                <w:rFonts w:ascii="宋体" w:hAnsi="宋体"/>
                <w:kern w:val="0"/>
                <w:sz w:val="18"/>
              </w:rPr>
            </w:pPr>
            <w:r>
              <w:rPr>
                <w:rFonts w:hint="eastAsia" w:ascii="宋体" w:hAnsi="宋体"/>
                <w:kern w:val="0"/>
                <w:sz w:val="18"/>
              </w:rPr>
              <w:t>评阅人评语：</w:t>
            </w:r>
          </w:p>
          <w:p>
            <w:pPr>
              <w:widowControl/>
              <w:rPr>
                <w:kern w:val="0"/>
                <w:sz w:val="18"/>
              </w:rPr>
            </w:pPr>
          </w:p>
          <w:p>
            <w:pPr>
              <w:widowControl/>
              <w:rPr>
                <w:rFonts w:hint="eastAsia"/>
                <w:kern w:val="0"/>
                <w:sz w:val="18"/>
              </w:rPr>
            </w:pPr>
          </w:p>
          <w:p>
            <w:pPr>
              <w:widowControl/>
              <w:rPr>
                <w:rFonts w:hint="eastAsia"/>
                <w:kern w:val="0"/>
                <w:sz w:val="18"/>
              </w:rPr>
            </w:pPr>
          </w:p>
          <w:p>
            <w:pPr>
              <w:widowControl/>
              <w:rPr>
                <w:rFonts w:hint="eastAsia"/>
                <w:kern w:val="0"/>
                <w:sz w:val="18"/>
              </w:rPr>
            </w:pPr>
          </w:p>
          <w:p>
            <w:pPr>
              <w:widowControl/>
              <w:rPr>
                <w:rFonts w:hint="eastAsia"/>
                <w:kern w:val="0"/>
                <w:sz w:val="18"/>
              </w:rPr>
            </w:pPr>
          </w:p>
          <w:p>
            <w:pPr>
              <w:widowControl/>
              <w:rPr>
                <w:kern w:val="0"/>
                <w:sz w:val="18"/>
              </w:rPr>
            </w:pPr>
          </w:p>
          <w:p>
            <w:pPr>
              <w:widowControl/>
              <w:rPr>
                <w:kern w:val="0"/>
                <w:sz w:val="18"/>
              </w:rPr>
            </w:pPr>
          </w:p>
          <w:p>
            <w:pPr>
              <w:rPr>
                <w:rFonts w:ascii="宋体" w:hAnsi="宋体"/>
                <w:kern w:val="0"/>
                <w:sz w:val="18"/>
              </w:rPr>
            </w:pPr>
            <w:r>
              <w:rPr>
                <w:rFonts w:hint="eastAsia" w:ascii="宋体" w:hAnsi="宋体"/>
                <w:kern w:val="0"/>
                <w:sz w:val="18"/>
              </w:rPr>
              <w:t>成绩（百分制）：</w:t>
            </w:r>
            <w:r>
              <w:rPr>
                <w:rFonts w:hint="eastAsia" w:ascii="宋体" w:hAnsi="宋体"/>
                <w:kern w:val="0"/>
                <w:sz w:val="28"/>
                <w:u w:val="single"/>
              </w:rPr>
              <w:t>　　　　　　　</w:t>
            </w:r>
            <w:r>
              <w:rPr>
                <w:rFonts w:hint="eastAsia" w:ascii="宋体" w:hAnsi="宋体"/>
                <w:kern w:val="0"/>
                <w:sz w:val="18"/>
              </w:rPr>
              <w:t>　　　　　　评阅人签名：　　　　　　　　　　　　年　　月　　日</w:t>
            </w:r>
          </w:p>
        </w:tc>
      </w:tr>
    </w:tbl>
    <w:p>
      <w:pPr>
        <w:tabs>
          <w:tab w:val="left" w:pos="474"/>
        </w:tabs>
        <w:ind w:left="-432"/>
        <w:jc w:val="left"/>
        <w:rPr>
          <w:rFonts w:hint="eastAsia" w:ascii="宋体" w:hAnsi="宋体"/>
          <w:kern w:val="0"/>
          <w:sz w:val="18"/>
        </w:rPr>
      </w:pPr>
    </w:p>
    <w:p>
      <w:pPr>
        <w:widowControl/>
        <w:jc w:val="center"/>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p>
      <w:pPr>
        <w:widowControl/>
        <w:rPr>
          <w:rFonts w:cs="宋体" w:asciiTheme="minorEastAsia" w:hAnsiTheme="minorEastAsia" w:eastAsiaTheme="minorEastAsia"/>
          <w:szCs w:val="24"/>
        </w:rPr>
      </w:pPr>
    </w:p>
    <w:tbl>
      <w:tblPr>
        <w:tblStyle w:val="19"/>
        <w:tblpPr w:leftFromText="180" w:rightFromText="180" w:vertAnchor="text" w:horzAnchor="page" w:tblpX="943" w:tblpY="332"/>
        <w:tblOverlap w:val="never"/>
        <w:tblW w:w="10100" w:type="dxa"/>
        <w:tblInd w:w="0" w:type="dxa"/>
        <w:tblLayout w:type="fixed"/>
        <w:tblCellMar>
          <w:top w:w="0" w:type="dxa"/>
          <w:left w:w="108" w:type="dxa"/>
          <w:bottom w:w="0" w:type="dxa"/>
          <w:right w:w="108" w:type="dxa"/>
        </w:tblCellMar>
      </w:tblPr>
      <w:tblGrid>
        <w:gridCol w:w="487"/>
        <w:gridCol w:w="1619"/>
        <w:gridCol w:w="2849"/>
        <w:gridCol w:w="945"/>
        <w:gridCol w:w="780"/>
        <w:gridCol w:w="750"/>
        <w:gridCol w:w="825"/>
        <w:gridCol w:w="709"/>
        <w:gridCol w:w="1136"/>
      </w:tblGrid>
      <w:tr>
        <w:tblPrEx>
          <w:tblLayout w:type="fixed"/>
          <w:tblCellMar>
            <w:top w:w="0" w:type="dxa"/>
            <w:left w:w="108" w:type="dxa"/>
            <w:bottom w:w="0" w:type="dxa"/>
            <w:right w:w="108" w:type="dxa"/>
          </w:tblCellMar>
        </w:tblPrEx>
        <w:trPr>
          <w:trHeight w:val="463" w:hRule="atLeast"/>
        </w:trPr>
        <w:tc>
          <w:tcPr>
            <w:tcW w:w="487" w:type="dxa"/>
            <w:vMerge w:val="restart"/>
            <w:tcBorders>
              <w:top w:val="single" w:color="auto" w:sz="4" w:space="0"/>
              <w:left w:val="single" w:color="auto" w:sz="8" w:space="0"/>
              <w:right w:val="single" w:color="auto" w:sz="8" w:space="0"/>
            </w:tcBorders>
            <w:vAlign w:val="center"/>
          </w:tcPr>
          <w:p>
            <w:pPr>
              <w:widowControl/>
              <w:jc w:val="center"/>
              <w:rPr>
                <w:rFonts w:ascii="宋体" w:hAnsi="宋体"/>
                <w:kern w:val="0"/>
                <w:sz w:val="18"/>
              </w:rPr>
            </w:pPr>
            <w:r>
              <w:rPr>
                <w:rFonts w:hint="eastAsia" w:ascii="宋体" w:hAnsi="宋体"/>
                <w:kern w:val="0"/>
                <w:sz w:val="18"/>
              </w:rPr>
              <w:t>答</w:t>
            </w:r>
          </w:p>
          <w:p>
            <w:pPr>
              <w:widowControl/>
              <w:jc w:val="center"/>
              <w:rPr>
                <w:rFonts w:ascii="宋体" w:hAnsi="宋体"/>
                <w:kern w:val="0"/>
                <w:sz w:val="18"/>
              </w:rPr>
            </w:pPr>
            <w:r>
              <w:rPr>
                <w:rFonts w:hint="eastAsia" w:ascii="宋体" w:hAnsi="宋体"/>
                <w:kern w:val="0"/>
                <w:sz w:val="18"/>
              </w:rPr>
              <w:t>辩委员会</w:t>
            </w:r>
          </w:p>
          <w:p>
            <w:pPr>
              <w:widowControl/>
              <w:jc w:val="center"/>
              <w:rPr>
                <w:rFonts w:ascii="宋体" w:hAnsi="宋体"/>
                <w:kern w:val="0"/>
                <w:sz w:val="18"/>
              </w:rPr>
            </w:pPr>
            <w:r>
              <w:rPr>
                <w:rFonts w:hint="eastAsia" w:ascii="宋体" w:hAnsi="宋体"/>
                <w:kern w:val="0"/>
                <w:sz w:val="18"/>
              </w:rPr>
              <w:t>意见与</w:t>
            </w:r>
          </w:p>
          <w:p>
            <w:pPr>
              <w:widowControl/>
              <w:jc w:val="center"/>
              <w:rPr>
                <w:rFonts w:ascii="宋体" w:hAnsi="宋体"/>
                <w:kern w:val="0"/>
                <w:sz w:val="18"/>
              </w:rPr>
            </w:pPr>
            <w:r>
              <w:rPr>
                <w:rFonts w:hint="eastAsia" w:ascii="宋体" w:hAnsi="宋体"/>
                <w:kern w:val="0"/>
                <w:sz w:val="18"/>
              </w:rPr>
              <w:t>成</w:t>
            </w:r>
          </w:p>
          <w:p>
            <w:pPr>
              <w:widowControl/>
              <w:jc w:val="center"/>
              <w:rPr>
                <w:rFonts w:ascii="宋体" w:hAnsi="宋体"/>
                <w:kern w:val="0"/>
                <w:sz w:val="18"/>
              </w:rPr>
            </w:pPr>
            <w:r>
              <w:rPr>
                <w:rFonts w:hint="eastAsia" w:ascii="宋体" w:hAnsi="宋体"/>
                <w:kern w:val="0"/>
                <w:sz w:val="18"/>
              </w:rPr>
              <w:t>绩</w:t>
            </w:r>
          </w:p>
          <w:p>
            <w:pPr>
              <w:jc w:val="center"/>
              <w:rPr>
                <w:rFonts w:hint="eastAsia" w:ascii="宋体" w:hAnsi="宋体"/>
                <w:kern w:val="0"/>
                <w:sz w:val="18"/>
              </w:rPr>
            </w:pPr>
            <w:r>
              <w:rPr>
                <w:rFonts w:hint="eastAsia" w:ascii="宋体" w:hAnsi="宋体"/>
                <w:kern w:val="0"/>
                <w:sz w:val="18"/>
              </w:rPr>
              <w:t>评</w:t>
            </w:r>
          </w:p>
          <w:p>
            <w:pPr>
              <w:jc w:val="center"/>
              <w:rPr>
                <w:rFonts w:ascii="宋体" w:hAnsi="宋体"/>
                <w:kern w:val="0"/>
                <w:sz w:val="18"/>
              </w:rPr>
            </w:pPr>
            <w:r>
              <w:rPr>
                <w:rFonts w:hint="eastAsia" w:ascii="宋体" w:hAnsi="宋体"/>
                <w:kern w:val="0"/>
                <w:sz w:val="18"/>
              </w:rPr>
              <w:t>定</w:t>
            </w:r>
          </w:p>
          <w:p>
            <w:pPr>
              <w:rPr>
                <w:rFonts w:ascii="宋体" w:hAnsi="宋体"/>
                <w:kern w:val="0"/>
                <w:sz w:val="18"/>
              </w:rPr>
            </w:pPr>
            <w:r>
              <w:rPr>
                <w:kern w:val="0"/>
                <w:sz w:val="18"/>
              </w:rPr>
              <w:t>　</w:t>
            </w:r>
          </w:p>
        </w:tc>
        <w:tc>
          <w:tcPr>
            <w:tcW w:w="1619" w:type="dxa"/>
            <w:vMerge w:val="restart"/>
            <w:tcBorders>
              <w:top w:val="single" w:color="auto" w:sz="4" w:space="0"/>
              <w:left w:val="single" w:color="auto" w:sz="8" w:space="0"/>
              <w:bottom w:val="single" w:color="000000" w:sz="8" w:space="0"/>
              <w:right w:val="single" w:color="000000" w:sz="8" w:space="0"/>
            </w:tcBorders>
            <w:vAlign w:val="center"/>
          </w:tcPr>
          <w:p>
            <w:pPr>
              <w:widowControl/>
              <w:jc w:val="center"/>
              <w:rPr>
                <w:rFonts w:ascii="楷体_GB2312" w:hAnsi="宋体" w:eastAsia="楷体_GB2312"/>
                <w:kern w:val="0"/>
                <w:sz w:val="18"/>
              </w:rPr>
            </w:pPr>
            <w:r>
              <w:rPr>
                <w:rFonts w:hint="eastAsia" w:ascii="楷体_GB2312" w:hAnsi="宋体" w:eastAsia="楷体_GB2312"/>
                <w:kern w:val="0"/>
                <w:sz w:val="18"/>
              </w:rPr>
              <w:t>评价项目</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rFonts w:ascii="楷体_GB2312" w:hAnsi="宋体" w:eastAsia="楷体_GB2312"/>
                <w:kern w:val="0"/>
                <w:sz w:val="18"/>
              </w:rPr>
            </w:pPr>
            <w:r>
              <w:rPr>
                <w:rFonts w:hint="eastAsia" w:ascii="楷体_GB2312" w:hAnsi="宋体" w:eastAsia="楷体_GB2312"/>
                <w:kern w:val="0"/>
                <w:sz w:val="18"/>
              </w:rPr>
              <w:t>具体要求（A级标准）</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rFonts w:ascii="楷体_GB2312" w:hAnsi="宋体" w:eastAsia="楷体_GB2312"/>
                <w:kern w:val="0"/>
                <w:sz w:val="18"/>
              </w:rPr>
            </w:pPr>
            <w:r>
              <w:rPr>
                <w:rFonts w:hint="eastAsia" w:ascii="楷体_GB2312" w:hAnsi="宋体" w:eastAsia="楷体_GB2312"/>
                <w:kern w:val="0"/>
                <w:sz w:val="18"/>
              </w:rPr>
              <w:t>最高分</w:t>
            </w:r>
          </w:p>
        </w:tc>
        <w:tc>
          <w:tcPr>
            <w:tcW w:w="4200" w:type="dxa"/>
            <w:gridSpan w:val="5"/>
            <w:tcBorders>
              <w:top w:val="single" w:color="auto" w:sz="8" w:space="0"/>
              <w:left w:val="single" w:color="auto" w:sz="8" w:space="0"/>
              <w:bottom w:val="single" w:color="000000" w:sz="8" w:space="0"/>
              <w:right w:val="single" w:color="000000" w:sz="8" w:space="0"/>
            </w:tcBorders>
            <w:vAlign w:val="center"/>
          </w:tcPr>
          <w:p>
            <w:pPr>
              <w:widowControl/>
              <w:jc w:val="center"/>
              <w:rPr>
                <w:rFonts w:ascii="宋体" w:hAnsi="宋体"/>
                <w:kern w:val="0"/>
                <w:sz w:val="18"/>
              </w:rPr>
            </w:pPr>
            <w:r>
              <w:rPr>
                <w:rFonts w:hint="eastAsia" w:ascii="宋体" w:hAnsi="宋体"/>
                <w:kern w:val="0"/>
                <w:sz w:val="18"/>
              </w:rPr>
              <w:t>评分</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rPr>
                <w:rFonts w:ascii="宋体" w:hAnsi="宋体"/>
                <w:kern w:val="0"/>
                <w:sz w:val="18"/>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780" w:type="dxa"/>
            <w:tcBorders>
              <w:top w:val="single" w:color="auto" w:sz="8" w:space="0"/>
              <w:left w:val="nil"/>
              <w:bottom w:val="single" w:color="auto" w:sz="8" w:space="0"/>
              <w:right w:val="single" w:color="000000" w:sz="8" w:space="0"/>
            </w:tcBorders>
            <w:vAlign w:val="center"/>
          </w:tcPr>
          <w:p>
            <w:pPr>
              <w:widowControl/>
              <w:jc w:val="center"/>
              <w:rPr>
                <w:kern w:val="0"/>
                <w:sz w:val="18"/>
              </w:rPr>
            </w:pPr>
            <w:r>
              <w:rPr>
                <w:kern w:val="0"/>
                <w:sz w:val="18"/>
              </w:rPr>
              <w:t>A</w:t>
            </w:r>
          </w:p>
        </w:tc>
        <w:tc>
          <w:tcPr>
            <w:tcW w:w="750" w:type="dxa"/>
            <w:tcBorders>
              <w:top w:val="single" w:color="auto" w:sz="8" w:space="0"/>
              <w:left w:val="nil"/>
              <w:bottom w:val="single" w:color="auto" w:sz="8" w:space="0"/>
              <w:right w:val="single" w:color="000000" w:sz="8" w:space="0"/>
            </w:tcBorders>
            <w:vAlign w:val="center"/>
          </w:tcPr>
          <w:p>
            <w:pPr>
              <w:widowControl/>
              <w:jc w:val="center"/>
              <w:rPr>
                <w:kern w:val="0"/>
                <w:sz w:val="18"/>
              </w:rPr>
            </w:pPr>
            <w:r>
              <w:rPr>
                <w:kern w:val="0"/>
                <w:sz w:val="18"/>
              </w:rPr>
              <w:t>B</w:t>
            </w:r>
          </w:p>
        </w:tc>
        <w:tc>
          <w:tcPr>
            <w:tcW w:w="825" w:type="dxa"/>
            <w:tcBorders>
              <w:top w:val="single" w:color="auto" w:sz="8" w:space="0"/>
              <w:left w:val="nil"/>
              <w:bottom w:val="single" w:color="auto" w:sz="8" w:space="0"/>
              <w:right w:val="single" w:color="000000" w:sz="8" w:space="0"/>
            </w:tcBorders>
            <w:vAlign w:val="center"/>
          </w:tcPr>
          <w:p>
            <w:pPr>
              <w:widowControl/>
              <w:jc w:val="center"/>
              <w:rPr>
                <w:kern w:val="0"/>
                <w:sz w:val="18"/>
              </w:rPr>
            </w:pPr>
            <w:r>
              <w:rPr>
                <w:kern w:val="0"/>
                <w:sz w:val="18"/>
              </w:rPr>
              <w:t>C</w:t>
            </w:r>
          </w:p>
        </w:tc>
        <w:tc>
          <w:tcPr>
            <w:tcW w:w="709" w:type="dxa"/>
            <w:tcBorders>
              <w:top w:val="nil"/>
              <w:left w:val="nil"/>
              <w:bottom w:val="single" w:color="auto" w:sz="8" w:space="0"/>
              <w:right w:val="single" w:color="auto" w:sz="8" w:space="0"/>
            </w:tcBorders>
            <w:vAlign w:val="center"/>
          </w:tcPr>
          <w:p>
            <w:pPr>
              <w:widowControl/>
              <w:jc w:val="center"/>
              <w:rPr>
                <w:kern w:val="0"/>
                <w:sz w:val="18"/>
              </w:rPr>
            </w:pPr>
            <w:r>
              <w:rPr>
                <w:kern w:val="0"/>
                <w:sz w:val="18"/>
              </w:rPr>
              <w:t>D</w:t>
            </w:r>
          </w:p>
        </w:tc>
        <w:tc>
          <w:tcPr>
            <w:tcW w:w="1136" w:type="dxa"/>
            <w:tcBorders>
              <w:top w:val="nil"/>
              <w:left w:val="nil"/>
              <w:bottom w:val="single" w:color="auto" w:sz="8" w:space="0"/>
              <w:right w:val="single" w:color="auto" w:sz="8" w:space="0"/>
            </w:tcBorders>
            <w:vAlign w:val="center"/>
          </w:tcPr>
          <w:p>
            <w:pPr>
              <w:widowControl/>
              <w:jc w:val="center"/>
              <w:rPr>
                <w:kern w:val="0"/>
                <w:sz w:val="18"/>
              </w:rPr>
            </w:pPr>
            <w:r>
              <w:rPr>
                <w:kern w:val="0"/>
                <w:sz w:val="18"/>
              </w:rPr>
              <w:t>E</w:t>
            </w:r>
          </w:p>
        </w:tc>
      </w:tr>
      <w:tr>
        <w:tblPrEx>
          <w:tblLayout w:type="fixed"/>
          <w:tblCellMar>
            <w:top w:w="0" w:type="dxa"/>
            <w:left w:w="108" w:type="dxa"/>
            <w:bottom w:w="0" w:type="dxa"/>
            <w:right w:w="108" w:type="dxa"/>
          </w:tblCellMar>
        </w:tblPrEx>
        <w:trPr>
          <w:trHeight w:val="434" w:hRule="atLeast"/>
        </w:trPr>
        <w:tc>
          <w:tcPr>
            <w:tcW w:w="487" w:type="dxa"/>
            <w:vMerge w:val="continue"/>
            <w:tcBorders>
              <w:left w:val="single" w:color="auto" w:sz="8" w:space="0"/>
              <w:right w:val="single" w:color="auto" w:sz="8" w:space="0"/>
            </w:tcBorders>
            <w:vAlign w:val="center"/>
          </w:tcPr>
          <w:p>
            <w:pPr>
              <w:rPr>
                <w:rFonts w:ascii="宋体" w:hAnsi="宋体"/>
                <w:kern w:val="0"/>
                <w:sz w:val="18"/>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rFonts w:ascii="楷体_GB2312" w:hAnsi="宋体" w:eastAsia="楷体_GB2312"/>
                <w:kern w:val="0"/>
                <w:sz w:val="18"/>
              </w:rPr>
            </w:pPr>
            <w:r>
              <w:rPr>
                <w:rFonts w:hint="eastAsia" w:ascii="楷体_GB2312" w:hAnsi="宋体" w:eastAsia="楷体_GB2312"/>
                <w:kern w:val="0"/>
                <w:sz w:val="18"/>
              </w:rPr>
              <w:t>论文质量</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r>
              <w:rPr>
                <w:rFonts w:hint="eastAsia" w:ascii="楷体_GB2312" w:hAnsi="宋体" w:eastAsia="楷体_GB2312"/>
                <w:kern w:val="0"/>
                <w:sz w:val="18"/>
              </w:rPr>
              <w:t>论文（设计）结构严谨，逻辑性强；有一定的学术价值或实用价值；文字表达准确流畅；论文格式规范；图表（或图纸）规范、符合要求。</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kern w:val="0"/>
                <w:sz w:val="18"/>
              </w:rPr>
            </w:pPr>
            <w:r>
              <w:rPr>
                <w:rFonts w:hint="eastAsia"/>
                <w:kern w:val="0"/>
                <w:sz w:val="18"/>
              </w:rPr>
              <w:t>6</w:t>
            </w:r>
            <w:r>
              <w:rPr>
                <w:kern w:val="0"/>
                <w:sz w:val="18"/>
              </w:rPr>
              <w:t>0</w:t>
            </w:r>
          </w:p>
        </w:tc>
        <w:tc>
          <w:tcPr>
            <w:tcW w:w="780" w:type="dxa"/>
            <w:tcBorders>
              <w:top w:val="single" w:color="auto" w:sz="8" w:space="0"/>
              <w:left w:val="nil"/>
              <w:bottom w:val="single" w:color="auto" w:sz="8" w:space="0"/>
              <w:right w:val="single" w:color="000000" w:sz="8" w:space="0"/>
            </w:tcBorders>
            <w:vAlign w:val="top"/>
          </w:tcPr>
          <w:p>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color="auto" w:sz="8" w:space="0"/>
              <w:left w:val="nil"/>
              <w:bottom w:val="single" w:color="auto" w:sz="8" w:space="0"/>
              <w:right w:val="single" w:color="000000" w:sz="8" w:space="0"/>
            </w:tcBorders>
            <w:vAlign w:val="top"/>
          </w:tcPr>
          <w:p>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color="auto" w:sz="8" w:space="0"/>
              <w:right w:val="single" w:color="auto" w:sz="8" w:space="0"/>
            </w:tcBorders>
            <w:vAlign w:val="top"/>
          </w:tcPr>
          <w:p>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color="auto" w:sz="8" w:space="0"/>
              <w:right w:val="single" w:color="auto" w:sz="8" w:space="0"/>
            </w:tcBorders>
            <w:vAlign w:val="top"/>
          </w:tcPr>
          <w:p>
            <w:pPr>
              <w:widowControl/>
              <w:jc w:val="center"/>
              <w:rPr>
                <w:rFonts w:ascii="楷体_GB2312" w:hAnsi="宋体" w:eastAsia="楷体_GB2312"/>
                <w:kern w:val="0"/>
                <w:sz w:val="18"/>
              </w:rPr>
            </w:pPr>
            <w:r>
              <w:rPr>
                <w:rFonts w:hint="eastAsia" w:ascii="楷体_GB2312" w:hAnsi="宋体" w:eastAsia="楷体_GB2312"/>
                <w:kern w:val="0"/>
                <w:sz w:val="18"/>
              </w:rPr>
              <w:t>≤36</w:t>
            </w:r>
          </w:p>
        </w:tc>
      </w:tr>
      <w:tr>
        <w:tblPrEx>
          <w:tblLayout w:type="fixed"/>
          <w:tblCellMar>
            <w:top w:w="0" w:type="dxa"/>
            <w:left w:w="108" w:type="dxa"/>
            <w:bottom w:w="0" w:type="dxa"/>
            <w:right w:w="108" w:type="dxa"/>
          </w:tblCellMar>
        </w:tblPrEx>
        <w:trPr>
          <w:trHeight w:val="1261" w:hRule="atLeast"/>
        </w:trPr>
        <w:tc>
          <w:tcPr>
            <w:tcW w:w="487" w:type="dxa"/>
            <w:vMerge w:val="continue"/>
            <w:tcBorders>
              <w:left w:val="single" w:color="auto" w:sz="8" w:space="0"/>
              <w:right w:val="single" w:color="auto" w:sz="8" w:space="0"/>
            </w:tcBorders>
            <w:vAlign w:val="center"/>
          </w:tcPr>
          <w:p>
            <w:pPr>
              <w:rPr>
                <w:rFonts w:ascii="宋体" w:hAnsi="宋体"/>
                <w:kern w:val="0"/>
                <w:sz w:val="18"/>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kern w:val="0"/>
                <w:sz w:val="18"/>
              </w:rPr>
            </w:pPr>
          </w:p>
        </w:tc>
        <w:tc>
          <w:tcPr>
            <w:tcW w:w="780" w:type="dxa"/>
            <w:tcBorders>
              <w:top w:val="single" w:color="auto" w:sz="8" w:space="0"/>
              <w:left w:val="nil"/>
              <w:bottom w:val="single" w:color="auto" w:sz="8" w:space="0"/>
              <w:right w:val="single" w:color="000000" w:sz="8" w:space="0"/>
            </w:tcBorders>
            <w:vAlign w:val="top"/>
          </w:tcPr>
          <w:p>
            <w:pPr>
              <w:widowControl/>
              <w:jc w:val="center"/>
              <w:rPr>
                <w:rFonts w:ascii="宋体" w:hAnsi="宋体"/>
                <w:kern w:val="0"/>
                <w:sz w:val="18"/>
              </w:rPr>
            </w:pPr>
            <w:r>
              <w:rPr>
                <w:rFonts w:hint="eastAsia" w:ascii="宋体" w:hAnsi="宋体"/>
                <w:kern w:val="0"/>
                <w:sz w:val="18"/>
              </w:rPr>
              <w:t>　</w:t>
            </w:r>
          </w:p>
        </w:tc>
        <w:tc>
          <w:tcPr>
            <w:tcW w:w="750" w:type="dxa"/>
            <w:tcBorders>
              <w:top w:val="single" w:color="auto" w:sz="8" w:space="0"/>
              <w:left w:val="nil"/>
              <w:bottom w:val="single" w:color="auto" w:sz="8" w:space="0"/>
              <w:right w:val="single" w:color="000000" w:sz="8" w:space="0"/>
            </w:tcBorders>
            <w:vAlign w:val="top"/>
          </w:tcPr>
          <w:p>
            <w:pPr>
              <w:widowControl/>
              <w:jc w:val="center"/>
              <w:rPr>
                <w:rFonts w:ascii="宋体" w:hAnsi="宋体"/>
                <w:kern w:val="0"/>
                <w:sz w:val="18"/>
              </w:rPr>
            </w:pPr>
            <w:r>
              <w:rPr>
                <w:rFonts w:hint="eastAsia" w:ascii="宋体" w:hAnsi="宋体"/>
                <w:kern w:val="0"/>
                <w:sz w:val="18"/>
              </w:rPr>
              <w:t>　</w:t>
            </w:r>
          </w:p>
        </w:tc>
        <w:tc>
          <w:tcPr>
            <w:tcW w:w="825" w:type="dxa"/>
            <w:tcBorders>
              <w:top w:val="single" w:color="auto" w:sz="8" w:space="0"/>
              <w:left w:val="nil"/>
              <w:bottom w:val="single" w:color="auto" w:sz="8" w:space="0"/>
              <w:right w:val="single" w:color="000000" w:sz="8" w:space="0"/>
            </w:tcBorders>
            <w:vAlign w:val="top"/>
          </w:tcPr>
          <w:p>
            <w:pPr>
              <w:widowControl/>
              <w:jc w:val="center"/>
              <w:rPr>
                <w:rFonts w:ascii="宋体" w:hAnsi="宋体"/>
                <w:kern w:val="0"/>
                <w:sz w:val="18"/>
              </w:rPr>
            </w:pPr>
            <w:r>
              <w:rPr>
                <w:rFonts w:hint="eastAsia" w:ascii="宋体" w:hAnsi="宋体"/>
                <w:kern w:val="0"/>
                <w:sz w:val="18"/>
              </w:rPr>
              <w:t>　</w:t>
            </w:r>
          </w:p>
        </w:tc>
        <w:tc>
          <w:tcPr>
            <w:tcW w:w="709" w:type="dxa"/>
            <w:tcBorders>
              <w:top w:val="nil"/>
              <w:left w:val="nil"/>
              <w:bottom w:val="single" w:color="auto" w:sz="8" w:space="0"/>
              <w:right w:val="single" w:color="auto" w:sz="8" w:space="0"/>
            </w:tcBorders>
            <w:vAlign w:val="top"/>
          </w:tcPr>
          <w:p>
            <w:pPr>
              <w:widowControl/>
              <w:jc w:val="center"/>
              <w:rPr>
                <w:rFonts w:ascii="宋体" w:hAnsi="宋体"/>
                <w:kern w:val="0"/>
                <w:sz w:val="18"/>
              </w:rPr>
            </w:pPr>
            <w:r>
              <w:rPr>
                <w:rFonts w:hint="eastAsia" w:ascii="宋体" w:hAnsi="宋体"/>
                <w:kern w:val="0"/>
                <w:sz w:val="18"/>
              </w:rPr>
              <w:t>　</w:t>
            </w:r>
          </w:p>
        </w:tc>
        <w:tc>
          <w:tcPr>
            <w:tcW w:w="1136" w:type="dxa"/>
            <w:tcBorders>
              <w:top w:val="nil"/>
              <w:left w:val="nil"/>
              <w:bottom w:val="single" w:color="auto" w:sz="8" w:space="0"/>
              <w:right w:val="single" w:color="auto" w:sz="8" w:space="0"/>
            </w:tcBorders>
            <w:vAlign w:val="top"/>
          </w:tcPr>
          <w:p>
            <w:pPr>
              <w:widowControl/>
              <w:jc w:val="center"/>
              <w:rPr>
                <w:rFonts w:ascii="楷体_GB2312" w:hAnsi="宋体" w:eastAsia="楷体_GB2312"/>
                <w:kern w:val="0"/>
                <w:sz w:val="18"/>
              </w:rPr>
            </w:pPr>
            <w:r>
              <w:rPr>
                <w:rFonts w:hint="eastAsia" w:ascii="楷体_GB2312" w:hAnsi="宋体" w:eastAsia="楷体_GB2312"/>
                <w:kern w:val="0"/>
                <w:sz w:val="18"/>
              </w:rPr>
              <w:t>　</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rPr>
                <w:rFonts w:ascii="宋体" w:hAnsi="宋体"/>
                <w:kern w:val="0"/>
                <w:sz w:val="18"/>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rFonts w:ascii="楷体_GB2312" w:hAnsi="宋体" w:eastAsia="楷体_GB2312"/>
                <w:kern w:val="0"/>
                <w:sz w:val="18"/>
              </w:rPr>
            </w:pPr>
            <w:r>
              <w:rPr>
                <w:rFonts w:hint="eastAsia" w:ascii="楷体_GB2312" w:hAnsi="宋体" w:eastAsia="楷体_GB2312"/>
                <w:kern w:val="0"/>
                <w:sz w:val="18"/>
              </w:rPr>
              <w:t>论文报告、讲解</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r>
              <w:rPr>
                <w:rFonts w:hint="eastAsia" w:ascii="楷体_GB2312" w:hAnsi="宋体" w:eastAsia="楷体_GB2312"/>
                <w:kern w:val="0"/>
                <w:sz w:val="18"/>
              </w:rPr>
              <w:t>思路清晰；概念清楚，重点（创新点）突出；语言表达准确；报告时间、节奏掌握好。</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kern w:val="0"/>
                <w:sz w:val="18"/>
              </w:rPr>
            </w:pPr>
            <w:r>
              <w:rPr>
                <w:kern w:val="0"/>
                <w:sz w:val="18"/>
              </w:rPr>
              <w:t>20</w:t>
            </w:r>
          </w:p>
        </w:tc>
        <w:tc>
          <w:tcPr>
            <w:tcW w:w="780"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19-20</w:t>
            </w:r>
          </w:p>
        </w:tc>
        <w:tc>
          <w:tcPr>
            <w:tcW w:w="750"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17-18</w:t>
            </w:r>
          </w:p>
        </w:tc>
        <w:tc>
          <w:tcPr>
            <w:tcW w:w="82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kern w:val="0"/>
                <w:sz w:val="18"/>
              </w:rPr>
              <w:t>15-16</w:t>
            </w:r>
          </w:p>
        </w:tc>
        <w:tc>
          <w:tcPr>
            <w:tcW w:w="709" w:type="dxa"/>
            <w:tcBorders>
              <w:top w:val="nil"/>
              <w:left w:val="nil"/>
              <w:bottom w:val="single" w:color="auto" w:sz="8" w:space="0"/>
              <w:right w:val="single" w:color="auto" w:sz="8" w:space="0"/>
            </w:tcBorders>
            <w:vAlign w:val="top"/>
          </w:tcPr>
          <w:p>
            <w:pPr>
              <w:widowControl/>
              <w:jc w:val="center"/>
              <w:rPr>
                <w:kern w:val="0"/>
                <w:sz w:val="18"/>
              </w:rPr>
            </w:pPr>
            <w:r>
              <w:rPr>
                <w:kern w:val="0"/>
                <w:sz w:val="18"/>
              </w:rPr>
              <w:t>13-14</w:t>
            </w:r>
          </w:p>
        </w:tc>
        <w:tc>
          <w:tcPr>
            <w:tcW w:w="1136" w:type="dxa"/>
            <w:tcBorders>
              <w:top w:val="nil"/>
              <w:left w:val="nil"/>
              <w:bottom w:val="single" w:color="auto" w:sz="8" w:space="0"/>
              <w:right w:val="single" w:color="auto" w:sz="8" w:space="0"/>
            </w:tcBorders>
            <w:vAlign w:val="top"/>
          </w:tcPr>
          <w:p>
            <w:pPr>
              <w:widowControl/>
              <w:jc w:val="center"/>
              <w:rPr>
                <w:rFonts w:ascii="楷体_GB2312" w:hAnsi="宋体" w:eastAsia="楷体_GB2312"/>
                <w:kern w:val="0"/>
                <w:sz w:val="18"/>
              </w:rPr>
            </w:pPr>
            <w:r>
              <w:rPr>
                <w:rFonts w:hint="eastAsia" w:ascii="楷体_GB2312" w:hAnsi="宋体" w:eastAsia="楷体_GB2312"/>
                <w:kern w:val="0"/>
                <w:sz w:val="18"/>
              </w:rPr>
              <w:t>≤12</w:t>
            </w:r>
          </w:p>
        </w:tc>
      </w:tr>
      <w:tr>
        <w:tblPrEx>
          <w:tblLayout w:type="fixed"/>
          <w:tblCellMar>
            <w:top w:w="0" w:type="dxa"/>
            <w:left w:w="108" w:type="dxa"/>
            <w:bottom w:w="0" w:type="dxa"/>
            <w:right w:w="108" w:type="dxa"/>
          </w:tblCellMar>
        </w:tblPrEx>
        <w:trPr>
          <w:trHeight w:val="670" w:hRule="atLeast"/>
        </w:trPr>
        <w:tc>
          <w:tcPr>
            <w:tcW w:w="487" w:type="dxa"/>
            <w:vMerge w:val="continue"/>
            <w:tcBorders>
              <w:left w:val="single" w:color="auto" w:sz="8" w:space="0"/>
              <w:right w:val="single" w:color="auto" w:sz="8" w:space="0"/>
            </w:tcBorders>
            <w:vAlign w:val="center"/>
          </w:tcPr>
          <w:p>
            <w:pPr>
              <w:rPr>
                <w:rFonts w:ascii="宋体" w:hAnsi="宋体"/>
                <w:kern w:val="0"/>
                <w:sz w:val="18"/>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kern w:val="0"/>
                <w:sz w:val="18"/>
              </w:rPr>
            </w:pPr>
          </w:p>
        </w:tc>
        <w:tc>
          <w:tcPr>
            <w:tcW w:w="780" w:type="dxa"/>
            <w:tcBorders>
              <w:top w:val="single" w:color="auto" w:sz="8" w:space="0"/>
              <w:left w:val="nil"/>
              <w:bottom w:val="single" w:color="auto" w:sz="8" w:space="0"/>
              <w:right w:val="single" w:color="000000" w:sz="8" w:space="0"/>
            </w:tcBorders>
            <w:vAlign w:val="top"/>
          </w:tcPr>
          <w:p>
            <w:pPr>
              <w:widowControl/>
              <w:jc w:val="center"/>
              <w:rPr>
                <w:rFonts w:ascii="宋体" w:hAnsi="宋体"/>
                <w:kern w:val="0"/>
                <w:sz w:val="18"/>
              </w:rPr>
            </w:pPr>
            <w:r>
              <w:rPr>
                <w:rFonts w:hint="eastAsia" w:ascii="宋体" w:hAnsi="宋体"/>
                <w:kern w:val="0"/>
                <w:sz w:val="18"/>
              </w:rPr>
              <w:t>　</w:t>
            </w:r>
          </w:p>
        </w:tc>
        <w:tc>
          <w:tcPr>
            <w:tcW w:w="750" w:type="dxa"/>
            <w:tcBorders>
              <w:top w:val="single" w:color="auto" w:sz="8" w:space="0"/>
              <w:left w:val="nil"/>
              <w:bottom w:val="single" w:color="auto" w:sz="8" w:space="0"/>
              <w:right w:val="single" w:color="000000" w:sz="8" w:space="0"/>
            </w:tcBorders>
            <w:vAlign w:val="top"/>
          </w:tcPr>
          <w:p>
            <w:pPr>
              <w:widowControl/>
              <w:jc w:val="center"/>
              <w:rPr>
                <w:rFonts w:ascii="宋体" w:hAnsi="宋体"/>
                <w:kern w:val="0"/>
                <w:sz w:val="18"/>
              </w:rPr>
            </w:pPr>
            <w:r>
              <w:rPr>
                <w:rFonts w:hint="eastAsia" w:ascii="宋体" w:hAnsi="宋体"/>
                <w:kern w:val="0"/>
                <w:sz w:val="18"/>
              </w:rPr>
              <w:t>　</w:t>
            </w:r>
          </w:p>
        </w:tc>
        <w:tc>
          <w:tcPr>
            <w:tcW w:w="825" w:type="dxa"/>
            <w:tcBorders>
              <w:top w:val="single" w:color="auto" w:sz="8" w:space="0"/>
              <w:left w:val="nil"/>
              <w:bottom w:val="single" w:color="auto" w:sz="8" w:space="0"/>
              <w:right w:val="single" w:color="000000" w:sz="8" w:space="0"/>
            </w:tcBorders>
            <w:vAlign w:val="top"/>
          </w:tcPr>
          <w:p>
            <w:pPr>
              <w:widowControl/>
              <w:jc w:val="center"/>
              <w:rPr>
                <w:rFonts w:ascii="宋体" w:hAnsi="宋体"/>
                <w:kern w:val="0"/>
                <w:sz w:val="18"/>
              </w:rPr>
            </w:pPr>
            <w:r>
              <w:rPr>
                <w:rFonts w:hint="eastAsia" w:ascii="宋体" w:hAnsi="宋体"/>
                <w:kern w:val="0"/>
                <w:sz w:val="18"/>
              </w:rPr>
              <w:t>　</w:t>
            </w:r>
          </w:p>
        </w:tc>
        <w:tc>
          <w:tcPr>
            <w:tcW w:w="709" w:type="dxa"/>
            <w:tcBorders>
              <w:top w:val="nil"/>
              <w:left w:val="nil"/>
              <w:bottom w:val="single" w:color="auto" w:sz="8" w:space="0"/>
              <w:right w:val="single" w:color="auto" w:sz="8" w:space="0"/>
            </w:tcBorders>
            <w:vAlign w:val="top"/>
          </w:tcPr>
          <w:p>
            <w:pPr>
              <w:widowControl/>
              <w:jc w:val="center"/>
              <w:rPr>
                <w:rFonts w:ascii="宋体" w:hAnsi="宋体"/>
                <w:kern w:val="0"/>
                <w:sz w:val="18"/>
              </w:rPr>
            </w:pPr>
            <w:r>
              <w:rPr>
                <w:rFonts w:hint="eastAsia" w:ascii="宋体" w:hAnsi="宋体"/>
                <w:kern w:val="0"/>
                <w:sz w:val="18"/>
              </w:rPr>
              <w:t>　</w:t>
            </w:r>
          </w:p>
        </w:tc>
        <w:tc>
          <w:tcPr>
            <w:tcW w:w="1136" w:type="dxa"/>
            <w:tcBorders>
              <w:top w:val="nil"/>
              <w:left w:val="nil"/>
              <w:bottom w:val="single" w:color="auto" w:sz="8" w:space="0"/>
              <w:right w:val="single" w:color="auto" w:sz="8" w:space="0"/>
            </w:tcBorders>
            <w:vAlign w:val="top"/>
          </w:tcPr>
          <w:p>
            <w:pPr>
              <w:widowControl/>
              <w:jc w:val="center"/>
              <w:rPr>
                <w:rFonts w:ascii="楷体_GB2312" w:hAnsi="宋体" w:eastAsia="楷体_GB2312"/>
                <w:kern w:val="0"/>
                <w:sz w:val="18"/>
              </w:rPr>
            </w:pPr>
            <w:r>
              <w:rPr>
                <w:rFonts w:hint="eastAsia" w:ascii="楷体_GB2312" w:hAnsi="宋体" w:eastAsia="楷体_GB2312"/>
                <w:kern w:val="0"/>
                <w:sz w:val="18"/>
              </w:rPr>
              <w:t>　</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rPr>
                <w:rFonts w:ascii="宋体" w:hAnsi="宋体"/>
                <w:kern w:val="0"/>
                <w:sz w:val="18"/>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rFonts w:ascii="楷体_GB2312" w:hAnsi="宋体" w:eastAsia="楷体_GB2312"/>
                <w:kern w:val="0"/>
                <w:sz w:val="18"/>
              </w:rPr>
            </w:pPr>
            <w:r>
              <w:rPr>
                <w:rFonts w:hint="eastAsia" w:ascii="楷体_GB2312" w:hAnsi="宋体" w:eastAsia="楷体_GB2312"/>
                <w:kern w:val="0"/>
                <w:sz w:val="18"/>
              </w:rPr>
              <w:t>答辩情况</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jc w:val="left"/>
              <w:rPr>
                <w:rFonts w:hint="eastAsia" w:ascii="楷体_GB2312" w:hAnsi="宋体" w:eastAsia="楷体_GB2312"/>
                <w:kern w:val="0"/>
                <w:sz w:val="18"/>
              </w:rPr>
            </w:pPr>
            <w:r>
              <w:rPr>
                <w:rFonts w:hint="eastAsia" w:ascii="楷体_GB2312" w:hAnsi="宋体" w:eastAsia="楷体_GB2312"/>
                <w:kern w:val="0"/>
                <w:sz w:val="18"/>
              </w:rPr>
              <w:t>答辩态度认真，能准确回答问题</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jc w:val="center"/>
              <w:rPr>
                <w:kern w:val="0"/>
                <w:sz w:val="18"/>
              </w:rPr>
            </w:pPr>
            <w:r>
              <w:rPr>
                <w:rFonts w:hint="eastAsia"/>
                <w:kern w:val="0"/>
                <w:sz w:val="18"/>
              </w:rPr>
              <w:t>2</w:t>
            </w:r>
            <w:r>
              <w:rPr>
                <w:kern w:val="0"/>
                <w:sz w:val="18"/>
              </w:rPr>
              <w:t>0</w:t>
            </w:r>
          </w:p>
        </w:tc>
        <w:tc>
          <w:tcPr>
            <w:tcW w:w="780" w:type="dxa"/>
            <w:tcBorders>
              <w:top w:val="single" w:color="auto" w:sz="8" w:space="0"/>
              <w:left w:val="nil"/>
              <w:bottom w:val="single" w:color="auto" w:sz="8" w:space="0"/>
              <w:right w:val="single" w:color="000000" w:sz="8" w:space="0"/>
            </w:tcBorders>
            <w:vAlign w:val="top"/>
          </w:tcPr>
          <w:p>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color="auto" w:sz="8" w:space="0"/>
              <w:left w:val="nil"/>
              <w:bottom w:val="single" w:color="auto" w:sz="8" w:space="0"/>
              <w:right w:val="single" w:color="000000" w:sz="8" w:space="0"/>
            </w:tcBorders>
            <w:vAlign w:val="top"/>
          </w:tcPr>
          <w:p>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color="auto" w:sz="8" w:space="0"/>
              <w:left w:val="nil"/>
              <w:bottom w:val="single" w:color="auto" w:sz="8" w:space="0"/>
              <w:right w:val="single" w:color="000000" w:sz="8" w:space="0"/>
            </w:tcBorders>
            <w:vAlign w:val="top"/>
          </w:tcPr>
          <w:p>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color="auto" w:sz="8" w:space="0"/>
              <w:right w:val="single" w:color="auto" w:sz="8" w:space="0"/>
            </w:tcBorders>
            <w:vAlign w:val="top"/>
          </w:tcPr>
          <w:p>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color="auto" w:sz="8" w:space="0"/>
              <w:right w:val="single" w:color="auto" w:sz="8" w:space="0"/>
            </w:tcBorders>
            <w:vAlign w:val="top"/>
          </w:tcPr>
          <w:p>
            <w:pPr>
              <w:widowControl/>
              <w:jc w:val="center"/>
              <w:rPr>
                <w:rFonts w:ascii="楷体_GB2312" w:hAnsi="宋体" w:eastAsia="楷体_GB2312"/>
                <w:kern w:val="0"/>
                <w:sz w:val="18"/>
              </w:rPr>
            </w:pPr>
            <w:r>
              <w:rPr>
                <w:rFonts w:hint="eastAsia" w:ascii="楷体_GB2312" w:hAnsi="宋体" w:eastAsia="楷体_GB2312"/>
                <w:kern w:val="0"/>
                <w:sz w:val="18"/>
              </w:rPr>
              <w:t>≤12</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rPr>
                <w:rFonts w:ascii="宋体" w:hAnsi="宋体"/>
                <w:kern w:val="0"/>
                <w:sz w:val="18"/>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rFonts w:ascii="楷体_GB2312" w:hAnsi="宋体" w:eastAsia="楷体_GB2312"/>
                <w:kern w:val="0"/>
                <w:sz w:val="18"/>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kern w:val="0"/>
                <w:sz w:val="18"/>
              </w:rPr>
            </w:pPr>
          </w:p>
        </w:tc>
        <w:tc>
          <w:tcPr>
            <w:tcW w:w="780"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c>
          <w:tcPr>
            <w:tcW w:w="750"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c>
          <w:tcPr>
            <w:tcW w:w="825" w:type="dxa"/>
            <w:tcBorders>
              <w:top w:val="single" w:color="auto" w:sz="8" w:space="0"/>
              <w:left w:val="nil"/>
              <w:bottom w:val="single" w:color="auto" w:sz="8" w:space="0"/>
              <w:right w:val="single" w:color="000000" w:sz="8" w:space="0"/>
            </w:tcBorders>
            <w:vAlign w:val="top"/>
          </w:tcPr>
          <w:p>
            <w:pPr>
              <w:widowControl/>
              <w:rPr>
                <w:kern w:val="0"/>
                <w:sz w:val="18"/>
              </w:rPr>
            </w:pPr>
            <w:r>
              <w:rPr>
                <w:kern w:val="0"/>
                <w:sz w:val="18"/>
              </w:rPr>
              <w:t>　</w:t>
            </w:r>
          </w:p>
        </w:tc>
        <w:tc>
          <w:tcPr>
            <w:tcW w:w="709" w:type="dxa"/>
            <w:tcBorders>
              <w:top w:val="nil"/>
              <w:left w:val="nil"/>
              <w:bottom w:val="single" w:color="auto" w:sz="8" w:space="0"/>
              <w:right w:val="single" w:color="auto" w:sz="8" w:space="0"/>
            </w:tcBorders>
            <w:vAlign w:val="top"/>
          </w:tcPr>
          <w:p>
            <w:pPr>
              <w:widowControl/>
              <w:rPr>
                <w:kern w:val="0"/>
                <w:sz w:val="18"/>
              </w:rPr>
            </w:pPr>
            <w:r>
              <w:rPr>
                <w:kern w:val="0"/>
                <w:sz w:val="18"/>
              </w:rPr>
              <w:t>　</w:t>
            </w:r>
          </w:p>
        </w:tc>
        <w:tc>
          <w:tcPr>
            <w:tcW w:w="1136" w:type="dxa"/>
            <w:tcBorders>
              <w:top w:val="nil"/>
              <w:left w:val="nil"/>
              <w:bottom w:val="single" w:color="auto" w:sz="8" w:space="0"/>
              <w:right w:val="single" w:color="auto" w:sz="8" w:space="0"/>
            </w:tcBorders>
            <w:vAlign w:val="top"/>
          </w:tcPr>
          <w:p>
            <w:pPr>
              <w:widowControl/>
              <w:rPr>
                <w:kern w:val="0"/>
                <w:sz w:val="18"/>
              </w:rPr>
            </w:pPr>
            <w:r>
              <w:rPr>
                <w:kern w:val="0"/>
                <w:sz w:val="18"/>
              </w:rPr>
              <w:t>　</w:t>
            </w:r>
          </w:p>
        </w:tc>
      </w:tr>
      <w:tr>
        <w:tblPrEx>
          <w:tblLayout w:type="fixed"/>
          <w:tblCellMar>
            <w:top w:w="0" w:type="dxa"/>
            <w:left w:w="108" w:type="dxa"/>
            <w:bottom w:w="0" w:type="dxa"/>
            <w:right w:w="108" w:type="dxa"/>
          </w:tblCellMar>
        </w:tblPrEx>
        <w:trPr>
          <w:trHeight w:val="5382" w:hRule="atLeast"/>
        </w:trPr>
        <w:tc>
          <w:tcPr>
            <w:tcW w:w="487" w:type="dxa"/>
            <w:vMerge w:val="continue"/>
            <w:tcBorders>
              <w:left w:val="single" w:color="auto" w:sz="8" w:space="0"/>
              <w:right w:val="single" w:color="auto" w:sz="8" w:space="0"/>
            </w:tcBorders>
            <w:vAlign w:val="center"/>
          </w:tcPr>
          <w:p>
            <w:pPr>
              <w:widowControl/>
              <w:rPr>
                <w:rFonts w:hint="eastAsia"/>
                <w:kern w:val="0"/>
                <w:sz w:val="18"/>
              </w:rPr>
            </w:pPr>
          </w:p>
        </w:tc>
        <w:tc>
          <w:tcPr>
            <w:tcW w:w="9613" w:type="dxa"/>
            <w:gridSpan w:val="8"/>
            <w:tcBorders>
              <w:top w:val="single" w:color="auto" w:sz="4" w:space="0"/>
              <w:left w:val="nil"/>
              <w:bottom w:val="single" w:color="auto" w:sz="8" w:space="0"/>
              <w:right w:val="single" w:color="000000" w:sz="8" w:space="0"/>
            </w:tcBorders>
            <w:vAlign w:val="center"/>
          </w:tcPr>
          <w:p>
            <w:pPr>
              <w:widowControl/>
              <w:jc w:val="left"/>
              <w:rPr>
                <w:rFonts w:hint="eastAsia" w:ascii="宋体" w:hAnsi="宋体" w:eastAsia="楷体_GB2312"/>
                <w:kern w:val="0"/>
                <w:sz w:val="18"/>
              </w:rPr>
            </w:pPr>
          </w:p>
          <w:p>
            <w:pPr>
              <w:widowControl/>
              <w:jc w:val="left"/>
              <w:rPr>
                <w:rFonts w:hint="eastAsia" w:ascii="宋体" w:hAnsi="宋体" w:eastAsia="楷体_GB2312"/>
                <w:kern w:val="0"/>
                <w:sz w:val="18"/>
              </w:rPr>
            </w:pPr>
            <w:r>
              <w:rPr>
                <w:rFonts w:hint="eastAsia" w:ascii="宋体" w:hAnsi="宋体" w:eastAsia="楷体_GB2312"/>
                <w:kern w:val="0"/>
                <w:sz w:val="18"/>
              </w:rPr>
              <w:t>是否同意通过论文答辩（打</w:t>
            </w:r>
            <w:r>
              <w:rPr>
                <w:rFonts w:ascii="Arial" w:hAnsi="Arial" w:eastAsia="楷体_GB2312" w:cs="Arial"/>
                <w:kern w:val="0"/>
                <w:sz w:val="18"/>
              </w:rPr>
              <w:t>√</w:t>
            </w:r>
            <w:r>
              <w:rPr>
                <w:rFonts w:hint="eastAsia" w:ascii="宋体" w:hAnsi="宋体" w:eastAsia="楷体_GB2312"/>
                <w:kern w:val="0"/>
                <w:sz w:val="18"/>
              </w:rPr>
              <w:t>）</w:t>
            </w:r>
          </w:p>
          <w:p>
            <w:pPr>
              <w:widowControl/>
              <w:jc w:val="left"/>
              <w:rPr>
                <w:rFonts w:hint="eastAsia" w:ascii="宋体" w:hAnsi="宋体" w:eastAsia="楷体_GB2312"/>
                <w:kern w:val="0"/>
                <w:sz w:val="18"/>
              </w:rPr>
            </w:pPr>
          </w:p>
          <w:p>
            <w:pPr>
              <w:widowControl/>
              <w:numPr>
                <w:ilvl w:val="0"/>
                <w:numId w:val="7"/>
                <w:numberingChange w:id="0" w:author="微软用户" w:date="2012-02-23T08:59:00Z" w:original="%1:1:0:."/>
              </w:numPr>
              <w:jc w:val="left"/>
              <w:rPr>
                <w:rFonts w:hint="eastAsia" w:ascii="宋体" w:hAnsi="宋体" w:eastAsia="楷体_GB2312"/>
                <w:kern w:val="0"/>
                <w:sz w:val="18"/>
              </w:rPr>
            </w:pPr>
            <w:r>
              <w:rPr>
                <w:rFonts w:hint="eastAsia" w:ascii="宋体" w:hAnsi="宋体" w:eastAsia="楷体_GB2312"/>
                <w:kern w:val="0"/>
                <w:sz w:val="18"/>
              </w:rPr>
              <w:t>同意</w:t>
            </w:r>
          </w:p>
          <w:p>
            <w:pPr>
              <w:widowControl/>
              <w:jc w:val="left"/>
              <w:rPr>
                <w:rFonts w:hint="eastAsia" w:ascii="宋体" w:hAnsi="宋体" w:eastAsia="楷体_GB2312"/>
                <w:kern w:val="0"/>
                <w:sz w:val="18"/>
              </w:rPr>
            </w:pPr>
          </w:p>
          <w:p>
            <w:pPr>
              <w:widowControl/>
              <w:numPr>
                <w:ilvl w:val="0"/>
                <w:numId w:val="7"/>
                <w:numberingChange w:id="1" w:author="微软用户" w:date="2012-02-23T08:59:00Z" w:original="%1:2:0:."/>
              </w:numPr>
              <w:jc w:val="left"/>
              <w:rPr>
                <w:rFonts w:hint="eastAsia" w:ascii="宋体" w:hAnsi="宋体" w:eastAsia="楷体_GB2312"/>
                <w:kern w:val="0"/>
                <w:sz w:val="18"/>
              </w:rPr>
            </w:pPr>
            <w:r>
              <w:rPr>
                <w:rFonts w:hint="eastAsia" w:ascii="宋体" w:hAnsi="宋体" w:eastAsia="楷体_GB2312"/>
                <w:kern w:val="0"/>
                <w:sz w:val="18"/>
              </w:rPr>
              <w:t>不同意</w:t>
            </w:r>
          </w:p>
          <w:p>
            <w:pPr>
              <w:widowControl/>
              <w:jc w:val="left"/>
              <w:rPr>
                <w:rFonts w:hint="eastAsia" w:ascii="宋体" w:hAnsi="宋体" w:eastAsia="楷体_GB2312"/>
                <w:kern w:val="0"/>
                <w:sz w:val="18"/>
              </w:rPr>
            </w:pPr>
          </w:p>
          <w:p>
            <w:pPr>
              <w:widowControl/>
              <w:jc w:val="left"/>
              <w:rPr>
                <w:rFonts w:hint="eastAsia" w:ascii="宋体" w:hAnsi="宋体" w:eastAsia="楷体_GB2312"/>
                <w:kern w:val="0"/>
                <w:sz w:val="18"/>
              </w:rPr>
            </w:pPr>
          </w:p>
          <w:p>
            <w:pPr>
              <w:widowControl/>
              <w:jc w:val="left"/>
              <w:rPr>
                <w:rFonts w:hint="eastAsia" w:ascii="宋体" w:hAnsi="宋体" w:eastAsia="楷体_GB2312"/>
                <w:kern w:val="0"/>
                <w:sz w:val="18"/>
              </w:rPr>
            </w:pPr>
          </w:p>
          <w:p>
            <w:pPr>
              <w:widowControl/>
              <w:jc w:val="left"/>
              <w:rPr>
                <w:rFonts w:hint="eastAsia" w:ascii="宋体" w:hAnsi="宋体" w:eastAsia="楷体_GB2312"/>
                <w:kern w:val="0"/>
                <w:sz w:val="18"/>
              </w:rPr>
            </w:pPr>
          </w:p>
          <w:p>
            <w:pPr>
              <w:widowControl/>
              <w:jc w:val="left"/>
              <w:rPr>
                <w:rFonts w:ascii="宋体" w:hAnsi="宋体" w:eastAsia="楷体_GB2312"/>
                <w:kern w:val="0"/>
                <w:sz w:val="18"/>
              </w:rPr>
            </w:pPr>
          </w:p>
          <w:p>
            <w:pPr>
              <w:widowControl/>
              <w:jc w:val="left"/>
              <w:rPr>
                <w:rFonts w:hint="eastAsia" w:hAnsi="宋体" w:eastAsia="楷体_GB2312"/>
                <w:kern w:val="0"/>
                <w:sz w:val="18"/>
              </w:rPr>
            </w:pPr>
            <w:r>
              <w:rPr>
                <w:rFonts w:hint="eastAsia" w:ascii="宋体" w:hAnsi="宋体"/>
                <w:kern w:val="0"/>
                <w:sz w:val="18"/>
              </w:rPr>
              <w:t>成绩（百分制）：</w:t>
            </w:r>
            <w:r>
              <w:rPr>
                <w:rFonts w:hint="eastAsia" w:ascii="宋体" w:hAnsi="宋体"/>
                <w:kern w:val="0"/>
                <w:sz w:val="28"/>
                <w:u w:val="single"/>
              </w:rPr>
              <w:t>　　　　　　　</w:t>
            </w:r>
            <w:r>
              <w:rPr>
                <w:rFonts w:hint="eastAsia" w:ascii="宋体" w:hAnsi="宋体"/>
                <w:kern w:val="0"/>
                <w:sz w:val="18"/>
              </w:rPr>
              <w:t xml:space="preserve">　           </w:t>
            </w:r>
            <w:r>
              <w:rPr>
                <w:rFonts w:hint="eastAsia" w:hAnsi="宋体" w:eastAsia="楷体_GB2312"/>
                <w:kern w:val="0"/>
                <w:sz w:val="18"/>
              </w:rPr>
              <w:t>答辩委员会主席（签名）：</w:t>
            </w:r>
          </w:p>
          <w:p>
            <w:pPr>
              <w:widowControl/>
              <w:jc w:val="left"/>
              <w:rPr>
                <w:rFonts w:hint="eastAsia" w:hAnsi="宋体" w:eastAsia="楷体_GB2312"/>
                <w:kern w:val="0"/>
                <w:sz w:val="18"/>
              </w:rPr>
            </w:pPr>
          </w:p>
          <w:p>
            <w:pPr>
              <w:widowControl/>
              <w:rPr>
                <w:rFonts w:ascii="宋体" w:hAnsi="宋体"/>
                <w:kern w:val="0"/>
                <w:sz w:val="18"/>
              </w:rPr>
            </w:pPr>
            <w:r>
              <w:rPr>
                <w:rFonts w:hint="eastAsia" w:hAnsi="宋体" w:eastAsia="楷体_GB2312"/>
                <w:kern w:val="0"/>
                <w:sz w:val="18"/>
              </w:rPr>
              <w:t>　　　　　　　　　　　　　　　　　　　　　　　　　　　　　　　　       年   月     日</w:t>
            </w:r>
          </w:p>
        </w:tc>
      </w:tr>
    </w:tbl>
    <w:p>
      <w:pPr>
        <w:rPr>
          <w:rFonts w:hint="eastAsia"/>
          <w:b/>
          <w:kern w:val="0"/>
        </w:rPr>
      </w:pPr>
      <w:r>
        <w:rPr>
          <w:rFonts w:hint="eastAsia" w:ascii="宋体" w:hAnsi="宋体"/>
          <w:kern w:val="0"/>
          <w:sz w:val="18"/>
        </w:rPr>
        <w:t>续上表：</w:t>
      </w:r>
    </w:p>
    <w:tbl>
      <w:tblPr>
        <w:tblStyle w:val="19"/>
        <w:tblpPr w:leftFromText="180" w:rightFromText="180" w:vertAnchor="text" w:horzAnchor="page" w:tblpX="943" w:tblpY="7"/>
        <w:tblOverlap w:val="never"/>
        <w:tblW w:w="10100" w:type="dxa"/>
        <w:tblInd w:w="0" w:type="dxa"/>
        <w:tblLayout w:type="fixed"/>
        <w:tblCellMar>
          <w:top w:w="0" w:type="dxa"/>
          <w:left w:w="108" w:type="dxa"/>
          <w:bottom w:w="0" w:type="dxa"/>
          <w:right w:w="108" w:type="dxa"/>
        </w:tblCellMar>
      </w:tblPr>
      <w:tblGrid>
        <w:gridCol w:w="470"/>
        <w:gridCol w:w="9630"/>
      </w:tblGrid>
      <w:tr>
        <w:tblPrEx>
          <w:tblLayout w:type="fixed"/>
          <w:tblCellMar>
            <w:top w:w="0" w:type="dxa"/>
            <w:left w:w="108" w:type="dxa"/>
            <w:bottom w:w="0" w:type="dxa"/>
            <w:right w:w="108" w:type="dxa"/>
          </w:tblCellMar>
        </w:tblPrEx>
        <w:trPr>
          <w:trHeight w:val="1404" w:hRule="atLeast"/>
        </w:trPr>
        <w:tc>
          <w:tcPr>
            <w:tcW w:w="470" w:type="dxa"/>
            <w:tcBorders>
              <w:top w:val="single" w:color="auto" w:sz="4" w:space="0"/>
              <w:left w:val="single" w:color="auto" w:sz="8" w:space="0"/>
              <w:bottom w:val="single" w:color="auto" w:sz="8" w:space="0"/>
              <w:right w:val="single" w:color="auto" w:sz="8" w:space="0"/>
            </w:tcBorders>
            <w:vAlign w:val="center"/>
          </w:tcPr>
          <w:p>
            <w:pPr>
              <w:widowControl/>
              <w:jc w:val="center"/>
              <w:rPr>
                <w:rFonts w:hint="eastAsia" w:ascii="宋体" w:hAnsi="宋体"/>
                <w:kern w:val="0"/>
                <w:sz w:val="18"/>
              </w:rPr>
            </w:pPr>
            <w:r>
              <w:rPr>
                <w:rFonts w:hint="eastAsia" w:ascii="宋体" w:hAnsi="宋体"/>
                <w:kern w:val="0"/>
                <w:sz w:val="18"/>
              </w:rPr>
              <w:t>成绩总评</w:t>
            </w:r>
          </w:p>
        </w:tc>
        <w:tc>
          <w:tcPr>
            <w:tcW w:w="9630" w:type="dxa"/>
            <w:tcBorders>
              <w:top w:val="single" w:color="auto" w:sz="4" w:space="0"/>
              <w:left w:val="nil"/>
              <w:bottom w:val="single" w:color="auto" w:sz="8" w:space="0"/>
              <w:right w:val="single" w:color="000000" w:sz="8" w:space="0"/>
            </w:tcBorders>
            <w:vAlign w:val="center"/>
          </w:tcPr>
          <w:p>
            <w:pPr>
              <w:jc w:val="left"/>
              <w:rPr>
                <w:rFonts w:hint="eastAsia" w:ascii="宋体" w:hAnsi="宋体" w:eastAsia="楷体_GB2312"/>
                <w:kern w:val="0"/>
                <w:sz w:val="18"/>
              </w:rPr>
            </w:pPr>
            <w:r>
              <w:rPr>
                <w:rFonts w:hint="eastAsia" w:ascii="宋体" w:hAnsi="宋体" w:eastAsia="楷体_GB2312"/>
                <w:kern w:val="0"/>
                <w:sz w:val="18"/>
              </w:rPr>
              <w:t>论文总评分数：</w:t>
            </w:r>
            <w:r>
              <w:rPr>
                <w:rFonts w:hint="eastAsia" w:ascii="宋体" w:hAnsi="宋体" w:eastAsia="楷体_GB2312"/>
                <w:kern w:val="0"/>
                <w:sz w:val="18"/>
                <w:u w:val="single"/>
              </w:rPr>
              <w:t>　　　　　　　　</w:t>
            </w:r>
          </w:p>
          <w:p>
            <w:pPr>
              <w:jc w:val="left"/>
              <w:rPr>
                <w:rFonts w:hint="eastAsia" w:ascii="宋体" w:hAnsi="宋体" w:eastAsia="楷体_GB2312"/>
                <w:kern w:val="0"/>
                <w:sz w:val="18"/>
              </w:rPr>
            </w:pPr>
          </w:p>
          <w:p>
            <w:pPr>
              <w:jc w:val="left"/>
              <w:rPr>
                <w:rFonts w:hint="eastAsia" w:ascii="宋体" w:hAnsi="宋体" w:eastAsia="楷体_GB2312"/>
                <w:kern w:val="0"/>
                <w:sz w:val="18"/>
              </w:rPr>
            </w:pPr>
          </w:p>
          <w:p>
            <w:pPr>
              <w:jc w:val="left"/>
              <w:rPr>
                <w:rFonts w:hint="eastAsia" w:ascii="宋体" w:hAnsi="宋体" w:eastAsia="楷体_GB2312"/>
                <w:kern w:val="0"/>
                <w:sz w:val="18"/>
              </w:rPr>
            </w:pPr>
          </w:p>
          <w:p>
            <w:pPr>
              <w:jc w:val="left"/>
              <w:rPr>
                <w:rFonts w:hint="eastAsia" w:ascii="宋体" w:hAnsi="宋体" w:eastAsia="楷体_GB2312"/>
                <w:kern w:val="0"/>
                <w:sz w:val="18"/>
              </w:rPr>
            </w:pPr>
            <w:r>
              <w:rPr>
                <w:rFonts w:hint="eastAsia" w:ascii="宋体" w:hAnsi="宋体" w:eastAsia="楷体_GB2312"/>
                <w:kern w:val="0"/>
                <w:sz w:val="18"/>
              </w:rPr>
              <w:t>论文成绩总评等级：</w:t>
            </w:r>
            <w:r>
              <w:rPr>
                <w:rFonts w:hint="eastAsia" w:ascii="宋体" w:hAnsi="宋体" w:eastAsia="楷体_GB2312"/>
                <w:kern w:val="0"/>
                <w:sz w:val="28"/>
                <w:u w:val="single"/>
              </w:rPr>
              <w:t>　　　</w:t>
            </w:r>
            <w:r>
              <w:rPr>
                <w:rFonts w:hint="eastAsia" w:ascii="宋体" w:hAnsi="宋体" w:eastAsia="楷体_GB2312"/>
                <w:kern w:val="0"/>
                <w:sz w:val="18"/>
              </w:rPr>
              <w:t xml:space="preserve">                       学院盖章：</w:t>
            </w:r>
          </w:p>
          <w:p>
            <w:pPr>
              <w:jc w:val="left"/>
              <w:rPr>
                <w:rFonts w:hint="eastAsia" w:ascii="宋体" w:hAnsi="宋体" w:eastAsia="楷体_GB2312"/>
                <w:kern w:val="0"/>
                <w:sz w:val="18"/>
              </w:rPr>
            </w:pPr>
          </w:p>
          <w:p>
            <w:pPr>
              <w:jc w:val="left"/>
              <w:rPr>
                <w:rFonts w:hint="eastAsia" w:ascii="宋体" w:hAnsi="宋体" w:eastAsia="楷体_GB2312"/>
                <w:kern w:val="0"/>
                <w:sz w:val="18"/>
              </w:rPr>
            </w:pPr>
            <w:r>
              <w:rPr>
                <w:rFonts w:hint="eastAsia" w:ascii="宋体" w:hAnsi="宋体" w:eastAsia="楷体_GB2312"/>
                <w:kern w:val="0"/>
                <w:sz w:val="18"/>
              </w:rPr>
              <w:t xml:space="preserve">                                                                          </w:t>
            </w:r>
            <w:r>
              <w:rPr>
                <w:rFonts w:hint="eastAsia" w:hAnsi="宋体" w:eastAsia="楷体_GB2312"/>
                <w:kern w:val="0"/>
                <w:sz w:val="18"/>
              </w:rPr>
              <w:t>年    月   日</w:t>
            </w:r>
          </w:p>
        </w:tc>
      </w:tr>
    </w:tbl>
    <w:p>
      <w:pPr/>
      <w:r>
        <w:rPr>
          <w:rFonts w:hint="eastAsia"/>
          <w:b/>
          <w:kern w:val="0"/>
        </w:rPr>
        <w:t>注：1、</w:t>
      </w:r>
      <w:r>
        <w:rPr>
          <w:rFonts w:hint="eastAsia"/>
          <w:kern w:val="0"/>
        </w:rPr>
        <w:t>论文成绩评定等级：参考评阅人的评阅、指导教师评阅情况，结合答辩情况，建议按指导教师评分、评阅人评分、答辩评分为4∶3∶</w:t>
      </w:r>
      <w:r>
        <w:rPr>
          <w:kern w:val="0"/>
        </w:rPr>
        <w:t>3</w:t>
      </w:r>
      <w:r>
        <w:rPr>
          <w:rFonts w:hint="eastAsia"/>
          <w:kern w:val="0"/>
        </w:rPr>
        <w:t>的比例评定论文总成绩分数，然后按优（</w:t>
      </w:r>
      <w:r>
        <w:rPr>
          <w:kern w:val="0"/>
        </w:rPr>
        <w:t>90</w:t>
      </w:r>
      <w:r>
        <w:rPr>
          <w:rFonts w:hint="eastAsia"/>
          <w:kern w:val="0"/>
        </w:rPr>
        <w:t>－</w:t>
      </w:r>
      <w:r>
        <w:rPr>
          <w:kern w:val="0"/>
        </w:rPr>
        <w:t>100</w:t>
      </w:r>
      <w:r>
        <w:rPr>
          <w:rFonts w:hint="eastAsia"/>
          <w:kern w:val="0"/>
        </w:rPr>
        <w:t>分）、良（</w:t>
      </w:r>
      <w:r>
        <w:rPr>
          <w:kern w:val="0"/>
        </w:rPr>
        <w:t>80</w:t>
      </w:r>
      <w:r>
        <w:rPr>
          <w:rFonts w:hint="eastAsia"/>
          <w:kern w:val="0"/>
        </w:rPr>
        <w:t>－</w:t>
      </w:r>
      <w:r>
        <w:rPr>
          <w:kern w:val="0"/>
        </w:rPr>
        <w:t>89</w:t>
      </w:r>
      <w:r>
        <w:rPr>
          <w:rFonts w:hint="eastAsia"/>
          <w:kern w:val="0"/>
        </w:rPr>
        <w:t>分）、中（</w:t>
      </w:r>
      <w:r>
        <w:rPr>
          <w:kern w:val="0"/>
        </w:rPr>
        <w:t>70</w:t>
      </w:r>
      <w:r>
        <w:rPr>
          <w:rFonts w:hint="eastAsia"/>
          <w:kern w:val="0"/>
        </w:rPr>
        <w:t>－</w:t>
      </w:r>
      <w:r>
        <w:rPr>
          <w:kern w:val="0"/>
        </w:rPr>
        <w:t>79</w:t>
      </w:r>
      <w:r>
        <w:rPr>
          <w:rFonts w:hint="eastAsia"/>
          <w:kern w:val="0"/>
        </w:rPr>
        <w:t>分）、及格（</w:t>
      </w:r>
      <w:r>
        <w:rPr>
          <w:kern w:val="0"/>
        </w:rPr>
        <w:t>60</w:t>
      </w:r>
      <w:r>
        <w:rPr>
          <w:rFonts w:hint="eastAsia"/>
          <w:kern w:val="0"/>
        </w:rPr>
        <w:t>－</w:t>
      </w:r>
      <w:r>
        <w:rPr>
          <w:kern w:val="0"/>
        </w:rPr>
        <w:t>69</w:t>
      </w:r>
      <w:r>
        <w:rPr>
          <w:rFonts w:hint="eastAsia"/>
          <w:kern w:val="0"/>
        </w:rPr>
        <w:t>分）、不及格（</w:t>
      </w:r>
      <w:r>
        <w:rPr>
          <w:kern w:val="0"/>
        </w:rPr>
        <w:t>&lt;60</w:t>
      </w:r>
      <w:r>
        <w:rPr>
          <w:rFonts w:hint="eastAsia"/>
          <w:kern w:val="0"/>
        </w:rPr>
        <w:t>分）给出成绩等级。</w:t>
      </w:r>
      <w:r>
        <w:rPr>
          <w:rFonts w:hint="eastAsia"/>
          <w:b/>
          <w:bCs/>
          <w:kern w:val="0"/>
        </w:rPr>
        <w:t>2</w:t>
      </w:r>
      <w:r>
        <w:rPr>
          <w:rFonts w:hint="eastAsia"/>
          <w:kern w:val="0"/>
        </w:rPr>
        <w:t>、论文成绩以分数的形式登记到教务管理系统。</w:t>
      </w:r>
    </w:p>
    <w:p>
      <w:pPr>
        <w:widowControl/>
        <w:jc w:val="center"/>
        <w:rPr>
          <w:rFonts w:cs="宋体" w:asciiTheme="minorEastAsia" w:hAnsiTheme="minorEastAsia" w:eastAsiaTheme="minorEastAsia"/>
          <w:szCs w:val="24"/>
        </w:rPr>
      </w:pPr>
    </w:p>
    <w:p>
      <w:pPr>
        <w:pStyle w:val="37"/>
        <w:numPr>
          <w:ins w:id="2" w:author="fatwo" w:date=""/>
        </w:numPr>
        <w:spacing w:line="0" w:lineRule="atLeast"/>
        <w:jc w:val="center"/>
        <w:rPr>
          <w:rFonts w:hAnsi="宋体"/>
          <w:b/>
          <w:sz w:val="24"/>
        </w:rPr>
      </w:pPr>
      <w:r>
        <w:rPr>
          <w:rFonts w:hAnsi="宋体"/>
          <w:b/>
          <w:sz w:val="24"/>
        </w:rPr>
        <w:t>华南农业大学</w:t>
      </w:r>
    </w:p>
    <w:p>
      <w:pPr>
        <w:pStyle w:val="37"/>
        <w:numPr>
          <w:ins w:id="3" w:author="微软用户" w:date="2012-02-27T20:39:00Z"/>
        </w:numPr>
        <w:spacing w:line="0" w:lineRule="atLeast"/>
        <w:jc w:val="center"/>
        <w:rPr>
          <w:b/>
          <w:sz w:val="24"/>
        </w:rPr>
      </w:pPr>
      <w:r>
        <w:rPr>
          <w:b/>
          <w:sz w:val="24"/>
        </w:rPr>
        <w:t>本科</w:t>
      </w:r>
      <w:r>
        <w:rPr>
          <w:rFonts w:hint="eastAsia"/>
          <w:b/>
          <w:sz w:val="24"/>
        </w:rPr>
        <w:t>生</w:t>
      </w:r>
      <w:r>
        <w:rPr>
          <w:b/>
          <w:sz w:val="24"/>
        </w:rPr>
        <w:t>毕业设计成绩评定表</w:t>
      </w:r>
    </w:p>
    <w:tbl>
      <w:tblPr>
        <w:tblStyle w:val="19"/>
        <w:tblW w:w="9315" w:type="dxa"/>
        <w:jc w:val="center"/>
        <w:tblInd w:w="0" w:type="dxa"/>
        <w:tblLayout w:type="fixed"/>
        <w:tblCellMar>
          <w:top w:w="0" w:type="dxa"/>
          <w:left w:w="108" w:type="dxa"/>
          <w:bottom w:w="0" w:type="dxa"/>
          <w:right w:w="108" w:type="dxa"/>
        </w:tblCellMar>
      </w:tblPr>
      <w:tblGrid>
        <w:gridCol w:w="795"/>
        <w:gridCol w:w="241"/>
        <w:gridCol w:w="402"/>
        <w:gridCol w:w="1890"/>
        <w:gridCol w:w="812"/>
        <w:gridCol w:w="1531"/>
        <w:gridCol w:w="990"/>
        <w:gridCol w:w="2654"/>
      </w:tblGrid>
      <w:tr>
        <w:tblPrEx>
          <w:tblLayout w:type="fixed"/>
          <w:tblCellMar>
            <w:top w:w="0" w:type="dxa"/>
            <w:left w:w="108" w:type="dxa"/>
            <w:bottom w:w="0" w:type="dxa"/>
            <w:right w:w="108" w:type="dxa"/>
          </w:tblCellMar>
        </w:tblPrEx>
        <w:trPr>
          <w:trHeight w:val="598" w:hRule="atLeast"/>
          <w:jc w:val="center"/>
        </w:trPr>
        <w:tc>
          <w:tcPr>
            <w:tcW w:w="1036" w:type="dxa"/>
            <w:gridSpan w:val="2"/>
            <w:tcBorders>
              <w:top w:val="single" w:color="auto" w:sz="8" w:space="0"/>
              <w:left w:val="single" w:color="auto" w:sz="8" w:space="0"/>
              <w:bottom w:val="single" w:color="auto" w:sz="8" w:space="0"/>
              <w:right w:val="single" w:color="000000" w:sz="8" w:space="0"/>
            </w:tcBorders>
            <w:vAlign w:val="center"/>
          </w:tcPr>
          <w:p>
            <w:pPr>
              <w:widowControl/>
              <w:numPr>
                <w:ins w:id="4" w:author="微软用户" w:date="2012-02-27T20:39:00Z"/>
              </w:numPr>
              <w:rPr>
                <w:rFonts w:ascii="宋体" w:hAnsi="宋体"/>
                <w:kern w:val="0"/>
                <w:sz w:val="18"/>
              </w:rPr>
            </w:pPr>
            <w:r>
              <w:rPr>
                <w:rFonts w:hint="eastAsia" w:ascii="宋体" w:hAnsi="宋体"/>
                <w:kern w:val="0"/>
                <w:sz w:val="18"/>
              </w:rPr>
              <w:t>学号</w:t>
            </w:r>
          </w:p>
        </w:tc>
        <w:tc>
          <w:tcPr>
            <w:tcW w:w="2292" w:type="dxa"/>
            <w:gridSpan w:val="2"/>
            <w:tcBorders>
              <w:top w:val="single" w:color="auto" w:sz="8" w:space="0"/>
              <w:left w:val="nil"/>
              <w:bottom w:val="single" w:color="auto" w:sz="8" w:space="0"/>
              <w:right w:val="single" w:color="000000" w:sz="8" w:space="0"/>
            </w:tcBorders>
            <w:vAlign w:val="center"/>
          </w:tcPr>
          <w:p>
            <w:pPr>
              <w:widowControl/>
              <w:numPr>
                <w:ins w:id="5" w:author="微软用户" w:date="2012-02-27T20:39:00Z"/>
              </w:numPr>
              <w:rPr>
                <w:rFonts w:ascii="宋体" w:hAnsi="宋体"/>
                <w:kern w:val="0"/>
                <w:sz w:val="18"/>
              </w:rPr>
            </w:pPr>
            <w:r>
              <w:rPr>
                <w:rFonts w:hint="eastAsia" w:ascii="宋体" w:hAnsi="宋体"/>
                <w:kern w:val="0"/>
                <w:sz w:val="18"/>
              </w:rPr>
              <w:t>　</w:t>
            </w:r>
          </w:p>
        </w:tc>
        <w:tc>
          <w:tcPr>
            <w:tcW w:w="812" w:type="dxa"/>
            <w:tcBorders>
              <w:top w:val="single" w:color="auto" w:sz="8" w:space="0"/>
              <w:left w:val="nil"/>
              <w:bottom w:val="single" w:color="auto" w:sz="8" w:space="0"/>
              <w:right w:val="single" w:color="000000" w:sz="8" w:space="0"/>
            </w:tcBorders>
            <w:vAlign w:val="center"/>
          </w:tcPr>
          <w:p>
            <w:pPr>
              <w:widowControl/>
              <w:numPr>
                <w:ins w:id="6" w:author="微软用户" w:date="2012-02-27T20:39:00Z"/>
              </w:numPr>
              <w:rPr>
                <w:rFonts w:ascii="宋体" w:hAnsi="宋体"/>
                <w:kern w:val="0"/>
                <w:sz w:val="18"/>
              </w:rPr>
            </w:pPr>
            <w:r>
              <w:rPr>
                <w:rFonts w:hint="eastAsia" w:ascii="宋体" w:hAnsi="宋体"/>
                <w:kern w:val="0"/>
                <w:sz w:val="18"/>
              </w:rPr>
              <w:t>姓名</w:t>
            </w:r>
          </w:p>
        </w:tc>
        <w:tc>
          <w:tcPr>
            <w:tcW w:w="1531" w:type="dxa"/>
            <w:tcBorders>
              <w:top w:val="single" w:color="auto" w:sz="8" w:space="0"/>
              <w:left w:val="nil"/>
              <w:bottom w:val="single" w:color="auto" w:sz="8" w:space="0"/>
              <w:right w:val="single" w:color="000000" w:sz="8" w:space="0"/>
            </w:tcBorders>
            <w:vAlign w:val="center"/>
          </w:tcPr>
          <w:p>
            <w:pPr>
              <w:widowControl/>
              <w:numPr>
                <w:ins w:id="7" w:author="微软用户" w:date="2012-02-27T20:39:00Z"/>
              </w:numPr>
              <w:rPr>
                <w:rFonts w:ascii="宋体" w:hAnsi="宋体"/>
                <w:kern w:val="0"/>
                <w:sz w:val="18"/>
              </w:rPr>
            </w:pPr>
            <w:r>
              <w:rPr>
                <w:rFonts w:hint="eastAsia" w:ascii="宋体" w:hAnsi="宋体"/>
                <w:kern w:val="0"/>
                <w:sz w:val="18"/>
              </w:rPr>
              <w:t>　</w:t>
            </w:r>
          </w:p>
        </w:tc>
        <w:tc>
          <w:tcPr>
            <w:tcW w:w="990" w:type="dxa"/>
            <w:tcBorders>
              <w:top w:val="single" w:color="auto" w:sz="8" w:space="0"/>
              <w:left w:val="nil"/>
              <w:bottom w:val="single" w:color="auto" w:sz="8" w:space="0"/>
              <w:right w:val="single" w:color="000000" w:sz="8" w:space="0"/>
            </w:tcBorders>
            <w:vAlign w:val="center"/>
          </w:tcPr>
          <w:p>
            <w:pPr>
              <w:widowControl/>
              <w:numPr>
                <w:ins w:id="8" w:author="微软用户" w:date="2012-02-27T20:39:00Z"/>
              </w:numPr>
              <w:rPr>
                <w:rFonts w:ascii="宋体" w:hAnsi="宋体"/>
                <w:kern w:val="0"/>
                <w:sz w:val="18"/>
              </w:rPr>
            </w:pPr>
            <w:r>
              <w:rPr>
                <w:rFonts w:hint="eastAsia" w:ascii="宋体" w:hAnsi="宋体"/>
                <w:kern w:val="0"/>
                <w:sz w:val="18"/>
              </w:rPr>
              <w:t>专业</w:t>
            </w:r>
          </w:p>
        </w:tc>
        <w:tc>
          <w:tcPr>
            <w:tcW w:w="2654" w:type="dxa"/>
            <w:tcBorders>
              <w:top w:val="single" w:color="auto" w:sz="8" w:space="0"/>
              <w:left w:val="nil"/>
              <w:bottom w:val="single" w:color="auto" w:sz="8" w:space="0"/>
              <w:right w:val="single" w:color="000000" w:sz="8" w:space="0"/>
            </w:tcBorders>
            <w:vAlign w:val="center"/>
          </w:tcPr>
          <w:p>
            <w:pPr>
              <w:widowControl/>
              <w:numPr>
                <w:ins w:id="9" w:author="微软用户" w:date="2012-02-27T20:39:00Z"/>
              </w:numPr>
              <w:rPr>
                <w:rFonts w:ascii="宋体" w:hAnsi="宋体"/>
                <w:kern w:val="0"/>
                <w:sz w:val="18"/>
              </w:rPr>
            </w:pPr>
            <w:r>
              <w:rPr>
                <w:rFonts w:hint="eastAsia" w:ascii="宋体" w:hAnsi="宋体"/>
                <w:kern w:val="0"/>
                <w:sz w:val="18"/>
              </w:rPr>
              <w:t>　</w:t>
            </w:r>
          </w:p>
        </w:tc>
      </w:tr>
      <w:tr>
        <w:tblPrEx>
          <w:tblLayout w:type="fixed"/>
          <w:tblCellMar>
            <w:top w:w="0" w:type="dxa"/>
            <w:left w:w="108" w:type="dxa"/>
            <w:bottom w:w="0" w:type="dxa"/>
            <w:right w:w="108" w:type="dxa"/>
          </w:tblCellMar>
        </w:tblPrEx>
        <w:trPr>
          <w:trHeight w:val="605" w:hRule="atLeast"/>
          <w:jc w:val="center"/>
        </w:trPr>
        <w:tc>
          <w:tcPr>
            <w:tcW w:w="1438" w:type="dxa"/>
            <w:gridSpan w:val="3"/>
            <w:tcBorders>
              <w:top w:val="single" w:color="auto" w:sz="8" w:space="0"/>
              <w:left w:val="single" w:color="auto" w:sz="8" w:space="0"/>
              <w:bottom w:val="single" w:color="auto" w:sz="8" w:space="0"/>
              <w:right w:val="single" w:color="000000" w:sz="8" w:space="0"/>
            </w:tcBorders>
            <w:vAlign w:val="center"/>
          </w:tcPr>
          <w:p>
            <w:pPr>
              <w:widowControl/>
              <w:numPr>
                <w:ins w:id="10" w:author="微软用户" w:date="2012-02-27T20:39:00Z"/>
              </w:numPr>
              <w:rPr>
                <w:rFonts w:ascii="宋体" w:hAnsi="宋体"/>
                <w:kern w:val="0"/>
                <w:sz w:val="18"/>
              </w:rPr>
            </w:pPr>
            <w:r>
              <w:rPr>
                <w:rFonts w:hint="eastAsia" w:ascii="宋体" w:hAnsi="宋体"/>
                <w:kern w:val="0"/>
                <w:sz w:val="18"/>
              </w:rPr>
              <w:t>毕业设计题目</w:t>
            </w:r>
          </w:p>
        </w:tc>
        <w:tc>
          <w:tcPr>
            <w:tcW w:w="7877" w:type="dxa"/>
            <w:gridSpan w:val="5"/>
            <w:tcBorders>
              <w:top w:val="single" w:color="auto" w:sz="8" w:space="0"/>
              <w:left w:val="nil"/>
              <w:bottom w:val="single" w:color="auto" w:sz="8" w:space="0"/>
              <w:right w:val="single" w:color="000000" w:sz="8" w:space="0"/>
            </w:tcBorders>
            <w:vAlign w:val="center"/>
          </w:tcPr>
          <w:p>
            <w:pPr>
              <w:widowControl/>
              <w:numPr>
                <w:ins w:id="11" w:author="微软用户" w:date="2012-02-27T20:39:00Z"/>
              </w:numPr>
              <w:rPr>
                <w:rFonts w:ascii="宋体" w:hAnsi="宋体"/>
                <w:kern w:val="0"/>
                <w:sz w:val="18"/>
              </w:rPr>
            </w:pPr>
            <w:r>
              <w:rPr>
                <w:rFonts w:hint="eastAsia" w:ascii="宋体" w:hAnsi="宋体"/>
                <w:kern w:val="0"/>
                <w:sz w:val="18"/>
              </w:rPr>
              <w:t>　</w:t>
            </w:r>
          </w:p>
        </w:tc>
      </w:tr>
      <w:tr>
        <w:tblPrEx>
          <w:tblLayout w:type="fixed"/>
          <w:tblCellMar>
            <w:top w:w="0" w:type="dxa"/>
            <w:left w:w="108" w:type="dxa"/>
            <w:bottom w:w="0" w:type="dxa"/>
            <w:right w:w="108" w:type="dxa"/>
          </w:tblCellMar>
        </w:tblPrEx>
        <w:trPr>
          <w:trHeight w:val="1925"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numPr>
                <w:ins w:id="12" w:author="微软用户" w:date="2012-02-27T20:39:00Z"/>
              </w:numPr>
              <w:jc w:val="left"/>
              <w:rPr>
                <w:rFonts w:ascii="宋体" w:hAnsi="宋体"/>
                <w:kern w:val="0"/>
                <w:sz w:val="18"/>
              </w:rPr>
            </w:pPr>
            <w:r>
              <w:rPr>
                <w:rFonts w:hint="eastAsia" w:ascii="宋体" w:hAnsi="宋体"/>
                <w:kern w:val="0"/>
                <w:sz w:val="18"/>
              </w:rPr>
              <w:t>指导教师评语</w:t>
            </w:r>
          </w:p>
          <w:p>
            <w:pPr>
              <w:widowControl/>
              <w:numPr>
                <w:ins w:id="13" w:author="微软用户" w:date="2012-02-27T20:39:00Z"/>
              </w:numPr>
              <w:jc w:val="left"/>
              <w:rPr>
                <w:rFonts w:hint="eastAsia" w:ascii="宋体" w:hAnsi="宋体"/>
                <w:kern w:val="0"/>
                <w:sz w:val="18"/>
              </w:rPr>
            </w:pPr>
          </w:p>
          <w:p>
            <w:pPr>
              <w:widowControl/>
              <w:numPr>
                <w:ins w:id="14" w:author="微软用户" w:date="2012-02-27T20:39:00Z"/>
              </w:numPr>
              <w:jc w:val="left"/>
              <w:rPr>
                <w:rFonts w:hint="eastAsia" w:ascii="宋体" w:hAnsi="宋体"/>
                <w:kern w:val="0"/>
                <w:sz w:val="18"/>
              </w:rPr>
            </w:pPr>
          </w:p>
          <w:p>
            <w:pPr>
              <w:widowControl/>
              <w:numPr>
                <w:ins w:id="15" w:author="微软用户" w:date="2012-02-27T20:39:00Z"/>
              </w:numPr>
              <w:jc w:val="left"/>
              <w:rPr>
                <w:rFonts w:hint="eastAsia" w:ascii="宋体" w:hAnsi="宋体"/>
                <w:kern w:val="0"/>
                <w:sz w:val="18"/>
              </w:rPr>
            </w:pPr>
          </w:p>
          <w:p>
            <w:pPr>
              <w:widowControl/>
              <w:numPr>
                <w:ins w:id="16" w:author="微软用户" w:date="2012-02-27T20:39:00Z"/>
              </w:numPr>
              <w:jc w:val="left"/>
              <w:rPr>
                <w:rFonts w:hint="eastAsia" w:ascii="宋体" w:hAnsi="宋体"/>
                <w:kern w:val="0"/>
                <w:sz w:val="18"/>
              </w:rPr>
            </w:pPr>
          </w:p>
          <w:p>
            <w:pPr>
              <w:widowControl/>
              <w:numPr>
                <w:ins w:id="17" w:author="微软用户" w:date="2012-02-27T20:39:00Z"/>
              </w:numPr>
              <w:jc w:val="left"/>
              <w:rPr>
                <w:rFonts w:hint="eastAsia" w:ascii="宋体" w:hAnsi="宋体"/>
                <w:kern w:val="0"/>
                <w:sz w:val="18"/>
              </w:rPr>
            </w:pPr>
          </w:p>
          <w:p>
            <w:pPr>
              <w:widowControl/>
              <w:numPr>
                <w:ins w:id="18" w:author="微软用户" w:date="2012-02-27T20:39:00Z"/>
              </w:numPr>
              <w:jc w:val="left"/>
              <w:rPr>
                <w:rFonts w:ascii="宋体" w:hAnsi="宋体"/>
                <w:kern w:val="0"/>
                <w:sz w:val="18"/>
              </w:rPr>
            </w:pPr>
          </w:p>
          <w:p>
            <w:pPr>
              <w:numPr>
                <w:ins w:id="19" w:author="微软用户" w:date="2012-02-27T20:39:00Z"/>
              </w:numPr>
              <w:jc w:val="left"/>
              <w:rPr>
                <w:rFonts w:ascii="宋体" w:hAnsi="宋体"/>
                <w:kern w:val="0"/>
                <w:sz w:val="18"/>
              </w:rPr>
            </w:pPr>
          </w:p>
          <w:p>
            <w:pPr>
              <w:numPr>
                <w:ins w:id="20" w:author="微软用户" w:date="2012-02-27T20:39:00Z"/>
              </w:numPr>
              <w:jc w:val="left"/>
              <w:rPr>
                <w:rFonts w:ascii="宋体" w:hAnsi="宋体"/>
                <w:kern w:val="0"/>
                <w:sz w:val="18"/>
              </w:rPr>
            </w:pPr>
            <w:r>
              <w:rPr>
                <w:rFonts w:hint="eastAsia" w:ascii="宋体" w:hAnsi="宋体"/>
                <w:kern w:val="0"/>
                <w:sz w:val="18"/>
              </w:rPr>
              <w:t>成绩（百分制）：</w:t>
            </w:r>
            <w:r>
              <w:rPr>
                <w:rFonts w:hint="eastAsia" w:ascii="宋体" w:hAnsi="宋体"/>
                <w:kern w:val="0"/>
                <w:sz w:val="28"/>
                <w:u w:val="single"/>
              </w:rPr>
              <w:t>　　　　　　　</w:t>
            </w:r>
            <w:r>
              <w:rPr>
                <w:rFonts w:hint="eastAsia" w:ascii="宋体" w:hAnsi="宋体"/>
                <w:kern w:val="0"/>
                <w:sz w:val="18"/>
              </w:rPr>
              <w:t>　　　　　　　　指导教师签名：　　　　　　　　　　　年　　月　　日</w:t>
            </w:r>
          </w:p>
        </w:tc>
      </w:tr>
      <w:tr>
        <w:tblPrEx>
          <w:tblLayout w:type="fixed"/>
          <w:tblCellMar>
            <w:top w:w="0" w:type="dxa"/>
            <w:left w:w="108" w:type="dxa"/>
            <w:bottom w:w="0" w:type="dxa"/>
            <w:right w:w="108" w:type="dxa"/>
          </w:tblCellMar>
        </w:tblPrEx>
        <w:trPr>
          <w:trHeight w:val="2617"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numPr>
                <w:ins w:id="21" w:author="微软用户" w:date="2012-02-27T20:39:00Z"/>
              </w:numPr>
              <w:jc w:val="left"/>
              <w:rPr>
                <w:rFonts w:ascii="宋体" w:hAnsi="宋体"/>
                <w:kern w:val="0"/>
                <w:sz w:val="18"/>
              </w:rPr>
            </w:pPr>
            <w:r>
              <w:rPr>
                <w:rFonts w:hint="eastAsia" w:ascii="宋体" w:hAnsi="宋体"/>
                <w:kern w:val="0"/>
                <w:sz w:val="18"/>
              </w:rPr>
              <w:t>评阅人评语</w:t>
            </w:r>
          </w:p>
          <w:p>
            <w:pPr>
              <w:widowControl/>
              <w:numPr>
                <w:ins w:id="22" w:author="微软用户" w:date="2012-02-27T20:39:00Z"/>
              </w:numPr>
              <w:jc w:val="left"/>
              <w:rPr>
                <w:rFonts w:hint="eastAsia" w:ascii="宋体" w:hAnsi="宋体"/>
                <w:kern w:val="0"/>
                <w:sz w:val="18"/>
              </w:rPr>
            </w:pPr>
          </w:p>
          <w:p>
            <w:pPr>
              <w:widowControl/>
              <w:numPr>
                <w:ins w:id="23" w:author="微软用户" w:date="2012-02-27T20:39:00Z"/>
              </w:numPr>
              <w:jc w:val="left"/>
              <w:rPr>
                <w:rFonts w:hint="eastAsia" w:ascii="宋体" w:hAnsi="宋体"/>
                <w:kern w:val="0"/>
                <w:sz w:val="18"/>
              </w:rPr>
            </w:pPr>
          </w:p>
          <w:p>
            <w:pPr>
              <w:widowControl/>
              <w:numPr>
                <w:ins w:id="24" w:author="微软用户" w:date="2012-02-27T20:39:00Z"/>
              </w:numPr>
              <w:jc w:val="left"/>
              <w:rPr>
                <w:rFonts w:hint="eastAsia" w:ascii="宋体" w:hAnsi="宋体"/>
                <w:kern w:val="0"/>
                <w:sz w:val="18"/>
              </w:rPr>
            </w:pPr>
          </w:p>
          <w:p>
            <w:pPr>
              <w:widowControl/>
              <w:numPr>
                <w:ins w:id="25" w:author="微软用户" w:date="2012-02-27T20:39:00Z"/>
              </w:numPr>
              <w:jc w:val="left"/>
              <w:rPr>
                <w:rFonts w:hint="eastAsia" w:ascii="宋体" w:hAnsi="宋体"/>
                <w:kern w:val="0"/>
                <w:sz w:val="18"/>
              </w:rPr>
            </w:pPr>
          </w:p>
          <w:p>
            <w:pPr>
              <w:widowControl/>
              <w:numPr>
                <w:ins w:id="26" w:author="微软用户" w:date="2012-02-27T20:39:00Z"/>
              </w:numPr>
              <w:jc w:val="left"/>
              <w:rPr>
                <w:rFonts w:hint="eastAsia" w:ascii="宋体" w:hAnsi="宋体"/>
                <w:kern w:val="0"/>
                <w:sz w:val="18"/>
              </w:rPr>
            </w:pPr>
          </w:p>
          <w:p>
            <w:pPr>
              <w:widowControl/>
              <w:numPr>
                <w:ins w:id="27" w:author="微软用户" w:date="2012-02-27T20:39:00Z"/>
              </w:numPr>
              <w:jc w:val="left"/>
              <w:rPr>
                <w:rFonts w:ascii="宋体" w:hAnsi="宋体"/>
                <w:kern w:val="0"/>
                <w:sz w:val="18"/>
              </w:rPr>
            </w:pPr>
          </w:p>
          <w:p>
            <w:pPr>
              <w:numPr>
                <w:ins w:id="28" w:author="微软用户" w:date="2012-02-27T20:39:00Z"/>
              </w:numPr>
              <w:jc w:val="left"/>
              <w:rPr>
                <w:rFonts w:ascii="宋体" w:hAnsi="宋体"/>
                <w:kern w:val="0"/>
                <w:sz w:val="18"/>
              </w:rPr>
            </w:pPr>
          </w:p>
          <w:p>
            <w:pPr>
              <w:widowControl/>
              <w:numPr>
                <w:ins w:id="29" w:author="微软用户" w:date="2012-02-27T20:39:00Z"/>
              </w:numPr>
              <w:jc w:val="left"/>
              <w:rPr>
                <w:rFonts w:hint="eastAsia" w:ascii="宋体" w:hAnsi="宋体"/>
                <w:kern w:val="0"/>
                <w:sz w:val="18"/>
              </w:rPr>
            </w:pPr>
            <w:r>
              <w:rPr>
                <w:rFonts w:hint="eastAsia" w:ascii="宋体" w:hAnsi="宋体"/>
                <w:kern w:val="0"/>
                <w:sz w:val="18"/>
              </w:rPr>
              <w:t>成绩（百分制）：</w:t>
            </w:r>
            <w:r>
              <w:rPr>
                <w:rFonts w:hint="eastAsia" w:ascii="宋体" w:hAnsi="宋体"/>
                <w:kern w:val="0"/>
                <w:sz w:val="28"/>
                <w:u w:val="single"/>
              </w:rPr>
              <w:t>　　　　　　　</w:t>
            </w:r>
            <w:r>
              <w:rPr>
                <w:rFonts w:hint="eastAsia" w:ascii="宋体" w:hAnsi="宋体"/>
                <w:kern w:val="0"/>
                <w:sz w:val="18"/>
              </w:rPr>
              <w:t>　　　　　　　　评阅人签名：　　　　　　　　　　　　年　　月　　日</w:t>
            </w:r>
          </w:p>
        </w:tc>
      </w:tr>
      <w:tr>
        <w:tblPrEx>
          <w:tblLayout w:type="fixed"/>
          <w:tblCellMar>
            <w:top w:w="0" w:type="dxa"/>
            <w:left w:w="108" w:type="dxa"/>
            <w:bottom w:w="0" w:type="dxa"/>
            <w:right w:w="108" w:type="dxa"/>
          </w:tblCellMar>
        </w:tblPrEx>
        <w:trPr>
          <w:trHeight w:val="1925"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numPr>
                <w:ins w:id="30" w:author="微软用户" w:date="2012-02-27T20:39:00Z"/>
              </w:numPr>
              <w:jc w:val="left"/>
              <w:rPr>
                <w:rFonts w:ascii="宋体" w:hAnsi="宋体"/>
                <w:kern w:val="0"/>
                <w:sz w:val="18"/>
              </w:rPr>
            </w:pPr>
            <w:r>
              <w:rPr>
                <w:rFonts w:hint="eastAsia" w:ascii="宋体" w:hAnsi="宋体"/>
                <w:kern w:val="0"/>
                <w:sz w:val="18"/>
              </w:rPr>
              <w:t>答辩委员会评语</w:t>
            </w:r>
          </w:p>
          <w:p>
            <w:pPr>
              <w:widowControl/>
              <w:numPr>
                <w:ins w:id="31" w:author="微软用户" w:date="2012-02-27T20:39:00Z"/>
              </w:numPr>
              <w:jc w:val="left"/>
              <w:rPr>
                <w:rFonts w:hint="eastAsia" w:ascii="宋体" w:hAnsi="宋体"/>
                <w:kern w:val="0"/>
                <w:sz w:val="18"/>
              </w:rPr>
            </w:pPr>
          </w:p>
          <w:p>
            <w:pPr>
              <w:widowControl/>
              <w:numPr>
                <w:ins w:id="32" w:author="微软用户" w:date="2012-02-27T20:39:00Z"/>
              </w:numPr>
              <w:jc w:val="left"/>
              <w:rPr>
                <w:rFonts w:hint="eastAsia" w:ascii="宋体" w:hAnsi="宋体"/>
                <w:kern w:val="0"/>
                <w:sz w:val="18"/>
              </w:rPr>
            </w:pPr>
          </w:p>
          <w:p>
            <w:pPr>
              <w:widowControl/>
              <w:numPr>
                <w:ins w:id="33" w:author="微软用户" w:date="2012-02-27T20:39:00Z"/>
              </w:numPr>
              <w:jc w:val="left"/>
              <w:rPr>
                <w:rFonts w:hint="eastAsia" w:ascii="宋体" w:hAnsi="宋体"/>
                <w:kern w:val="0"/>
                <w:sz w:val="18"/>
              </w:rPr>
            </w:pPr>
          </w:p>
          <w:p>
            <w:pPr>
              <w:widowControl/>
              <w:numPr>
                <w:ins w:id="34" w:author="微软用户" w:date="2012-02-27T20:39:00Z"/>
              </w:numPr>
              <w:jc w:val="left"/>
              <w:rPr>
                <w:rFonts w:hint="eastAsia" w:ascii="宋体" w:hAnsi="宋体"/>
                <w:kern w:val="0"/>
                <w:sz w:val="18"/>
              </w:rPr>
            </w:pPr>
          </w:p>
          <w:p>
            <w:pPr>
              <w:widowControl/>
              <w:numPr>
                <w:ins w:id="35" w:author="微软用户" w:date="2012-02-27T20:39:00Z"/>
              </w:numPr>
              <w:jc w:val="left"/>
              <w:rPr>
                <w:rFonts w:hint="eastAsia" w:ascii="宋体" w:hAnsi="宋体"/>
                <w:kern w:val="0"/>
                <w:sz w:val="18"/>
              </w:rPr>
            </w:pPr>
          </w:p>
          <w:p>
            <w:pPr>
              <w:widowControl/>
              <w:numPr>
                <w:ins w:id="36" w:author="微软用户" w:date="2012-02-27T20:39:00Z"/>
              </w:numPr>
              <w:jc w:val="left"/>
              <w:rPr>
                <w:rFonts w:ascii="宋体" w:hAnsi="宋体"/>
                <w:kern w:val="0"/>
                <w:sz w:val="18"/>
              </w:rPr>
            </w:pPr>
          </w:p>
          <w:p>
            <w:pPr>
              <w:numPr>
                <w:ins w:id="37" w:author="微软用户" w:date="2012-02-27T20:39:00Z"/>
              </w:numPr>
              <w:jc w:val="left"/>
              <w:rPr>
                <w:rFonts w:ascii="宋体" w:hAnsi="宋体"/>
                <w:kern w:val="0"/>
                <w:sz w:val="18"/>
              </w:rPr>
            </w:pPr>
          </w:p>
          <w:p>
            <w:pPr>
              <w:widowControl/>
              <w:numPr>
                <w:ins w:id="38" w:author="微软用户" w:date="2012-02-27T20:39:00Z"/>
              </w:numPr>
              <w:jc w:val="left"/>
              <w:rPr>
                <w:rFonts w:hint="eastAsia" w:ascii="宋体" w:hAnsi="宋体"/>
                <w:kern w:val="0"/>
                <w:sz w:val="18"/>
              </w:rPr>
            </w:pPr>
            <w:r>
              <w:rPr>
                <w:rFonts w:hint="eastAsia" w:ascii="宋体" w:hAnsi="宋体"/>
                <w:kern w:val="0"/>
                <w:sz w:val="18"/>
              </w:rPr>
              <w:t>成绩（百分制）：</w:t>
            </w:r>
            <w:r>
              <w:rPr>
                <w:rFonts w:hint="eastAsia" w:ascii="宋体" w:hAnsi="宋体"/>
                <w:kern w:val="0"/>
                <w:sz w:val="28"/>
                <w:u w:val="single"/>
              </w:rPr>
              <w:t>　　　　　　　</w:t>
            </w:r>
            <w:r>
              <w:rPr>
                <w:rFonts w:hint="eastAsia" w:ascii="宋体" w:hAnsi="宋体"/>
                <w:kern w:val="0"/>
                <w:sz w:val="18"/>
              </w:rPr>
              <w:t>　　　　　　　　答辩委员会签名：　　　　　　　　　　年　　月　　日</w:t>
            </w:r>
          </w:p>
        </w:tc>
      </w:tr>
      <w:tr>
        <w:tblPrEx>
          <w:tblLayout w:type="fixed"/>
          <w:tblCellMar>
            <w:top w:w="0" w:type="dxa"/>
            <w:left w:w="108" w:type="dxa"/>
            <w:bottom w:w="0" w:type="dxa"/>
            <w:right w:w="108" w:type="dxa"/>
          </w:tblCellMar>
        </w:tblPrEx>
        <w:trPr>
          <w:trHeight w:val="1710" w:hRule="atLeast"/>
          <w:jc w:val="center"/>
        </w:trPr>
        <w:tc>
          <w:tcPr>
            <w:tcW w:w="795" w:type="dxa"/>
            <w:tcBorders>
              <w:top w:val="single" w:color="auto" w:sz="4" w:space="0"/>
              <w:left w:val="single" w:color="auto" w:sz="4" w:space="0"/>
              <w:bottom w:val="single" w:color="auto" w:sz="4" w:space="0"/>
              <w:right w:val="single" w:color="auto" w:sz="4" w:space="0"/>
            </w:tcBorders>
            <w:vAlign w:val="center"/>
          </w:tcPr>
          <w:p>
            <w:pPr>
              <w:widowControl/>
              <w:numPr>
                <w:ins w:id="39" w:author="微软用户" w:date="2012-02-27T20:39:00Z"/>
              </w:numPr>
              <w:jc w:val="left"/>
              <w:rPr>
                <w:rFonts w:hint="eastAsia" w:ascii="宋体" w:hAnsi="宋体"/>
                <w:kern w:val="0"/>
                <w:sz w:val="18"/>
              </w:rPr>
            </w:pPr>
            <w:r>
              <w:rPr>
                <w:rFonts w:hint="eastAsia" w:ascii="宋体" w:hAnsi="宋体"/>
                <w:kern w:val="0"/>
                <w:sz w:val="18"/>
              </w:rPr>
              <w:t>成绩总评</w:t>
            </w:r>
          </w:p>
        </w:tc>
        <w:tc>
          <w:tcPr>
            <w:tcW w:w="8520" w:type="dxa"/>
            <w:gridSpan w:val="7"/>
            <w:tcBorders>
              <w:top w:val="single" w:color="auto" w:sz="4" w:space="0"/>
              <w:left w:val="single" w:color="auto" w:sz="4" w:space="0"/>
              <w:bottom w:val="single" w:color="auto" w:sz="4" w:space="0"/>
              <w:right w:val="single" w:color="auto" w:sz="4" w:space="0"/>
            </w:tcBorders>
            <w:vAlign w:val="center"/>
          </w:tcPr>
          <w:p>
            <w:pPr>
              <w:numPr>
                <w:ins w:id="40" w:author="微软用户" w:date="2012-02-27T20:39:00Z"/>
              </w:numPr>
              <w:jc w:val="left"/>
              <w:rPr>
                <w:rFonts w:hint="eastAsia" w:ascii="宋体" w:hAnsi="宋体" w:eastAsia="楷体_GB2312"/>
                <w:kern w:val="0"/>
                <w:sz w:val="18"/>
              </w:rPr>
            </w:pPr>
          </w:p>
          <w:p>
            <w:pPr>
              <w:numPr>
                <w:ins w:id="41" w:author="微软用户" w:date="2012-02-27T20:39:00Z"/>
              </w:numPr>
              <w:jc w:val="left"/>
              <w:rPr>
                <w:rFonts w:hint="eastAsia" w:ascii="宋体" w:hAnsi="宋体"/>
                <w:kern w:val="0"/>
                <w:sz w:val="18"/>
              </w:rPr>
            </w:pPr>
            <w:r>
              <w:rPr>
                <w:rFonts w:hint="eastAsia" w:ascii="宋体" w:hAnsi="宋体"/>
                <w:kern w:val="0"/>
                <w:sz w:val="18"/>
              </w:rPr>
              <w:t>毕业设计总评分数：</w:t>
            </w:r>
            <w:r>
              <w:rPr>
                <w:rFonts w:hint="eastAsia" w:ascii="宋体" w:hAnsi="宋体"/>
                <w:kern w:val="0"/>
                <w:sz w:val="18"/>
                <w:u w:val="single"/>
              </w:rPr>
              <w:t>　　　　　　　　</w:t>
            </w:r>
          </w:p>
          <w:p>
            <w:pPr>
              <w:numPr>
                <w:ins w:id="42" w:author="微软用户" w:date="2012-02-27T20:39:00Z"/>
              </w:numPr>
              <w:jc w:val="left"/>
              <w:rPr>
                <w:rFonts w:hint="eastAsia" w:ascii="宋体" w:hAnsi="宋体"/>
                <w:kern w:val="0"/>
                <w:sz w:val="18"/>
              </w:rPr>
            </w:pPr>
          </w:p>
          <w:p>
            <w:pPr>
              <w:numPr>
                <w:ins w:id="43" w:author="微软用户" w:date="2012-02-27T20:39:00Z"/>
              </w:numPr>
              <w:jc w:val="left"/>
              <w:rPr>
                <w:rFonts w:hint="eastAsia" w:ascii="宋体" w:hAnsi="宋体"/>
                <w:kern w:val="0"/>
                <w:sz w:val="18"/>
              </w:rPr>
            </w:pPr>
            <w:r>
              <w:rPr>
                <w:rFonts w:hint="eastAsia" w:ascii="宋体" w:hAnsi="宋体"/>
                <w:kern w:val="0"/>
                <w:sz w:val="18"/>
              </w:rPr>
              <w:t>毕业设计成绩总评等级：</w:t>
            </w:r>
            <w:r>
              <w:rPr>
                <w:rFonts w:hint="eastAsia" w:ascii="宋体" w:hAnsi="宋体"/>
                <w:kern w:val="0"/>
                <w:sz w:val="28"/>
                <w:u w:val="single"/>
              </w:rPr>
              <w:t>　　　</w:t>
            </w:r>
            <w:r>
              <w:rPr>
                <w:rFonts w:hint="eastAsia" w:ascii="宋体" w:hAnsi="宋体"/>
                <w:kern w:val="0"/>
                <w:sz w:val="18"/>
              </w:rPr>
              <w:t xml:space="preserve">              答辩委员会主席（签名）：</w:t>
            </w:r>
          </w:p>
          <w:p>
            <w:pPr>
              <w:widowControl/>
              <w:numPr>
                <w:ins w:id="44" w:author="微软用户" w:date="2012-02-27T20:39:00Z"/>
              </w:numPr>
              <w:jc w:val="left"/>
              <w:rPr>
                <w:rFonts w:hint="eastAsia" w:ascii="宋体" w:hAnsi="宋体"/>
                <w:kern w:val="0"/>
                <w:sz w:val="18"/>
              </w:rPr>
            </w:pPr>
            <w:r>
              <w:rPr>
                <w:rFonts w:hint="eastAsia" w:ascii="宋体" w:hAnsi="宋体"/>
                <w:kern w:val="0"/>
                <w:sz w:val="18"/>
              </w:rPr>
              <w:t xml:space="preserve">                                                                          年    月   日</w:t>
            </w:r>
          </w:p>
        </w:tc>
      </w:tr>
    </w:tbl>
    <w:p>
      <w:pPr>
        <w:pStyle w:val="38"/>
        <w:spacing w:line="320" w:lineRule="exact"/>
        <w:ind w:firstLine="361"/>
        <w:rPr>
          <w:rFonts w:hint="eastAsia"/>
        </w:rPr>
      </w:pPr>
      <w:r>
        <w:rPr>
          <w:rFonts w:hint="eastAsia"/>
          <w:b/>
          <w:sz w:val="18"/>
          <w:szCs w:val="18"/>
        </w:rPr>
        <w:t>注：1、</w:t>
      </w:r>
      <w:r>
        <w:rPr>
          <w:rFonts w:hint="eastAsia"/>
          <w:sz w:val="18"/>
          <w:szCs w:val="18"/>
        </w:rPr>
        <w:t>毕业设计成绩评定等级：参考评阅人的评阅、指导教师评阅情况，结合答辩情况，建议按指导教师评分、评阅人评分、答辩评分为4∶3∶</w:t>
      </w:r>
      <w:r>
        <w:rPr>
          <w:sz w:val="18"/>
          <w:szCs w:val="18"/>
        </w:rPr>
        <w:t>3</w:t>
      </w:r>
      <w:r>
        <w:rPr>
          <w:rFonts w:hint="eastAsia"/>
          <w:sz w:val="18"/>
          <w:szCs w:val="18"/>
        </w:rPr>
        <w:t>的比例评定论文总成绩分数，然后按优（</w:t>
      </w:r>
      <w:r>
        <w:rPr>
          <w:sz w:val="18"/>
          <w:szCs w:val="18"/>
        </w:rPr>
        <w:t>90</w:t>
      </w:r>
      <w:r>
        <w:rPr>
          <w:rFonts w:hint="eastAsia"/>
          <w:sz w:val="18"/>
          <w:szCs w:val="18"/>
        </w:rPr>
        <w:t>－</w:t>
      </w:r>
      <w:r>
        <w:rPr>
          <w:sz w:val="18"/>
          <w:szCs w:val="18"/>
        </w:rPr>
        <w:t>100</w:t>
      </w:r>
      <w:r>
        <w:rPr>
          <w:rFonts w:hint="eastAsia"/>
          <w:sz w:val="18"/>
          <w:szCs w:val="18"/>
        </w:rPr>
        <w:t>分）、良（</w:t>
      </w:r>
      <w:r>
        <w:rPr>
          <w:sz w:val="18"/>
          <w:szCs w:val="18"/>
        </w:rPr>
        <w:t>80</w:t>
      </w:r>
      <w:r>
        <w:rPr>
          <w:rFonts w:hint="eastAsia"/>
          <w:sz w:val="18"/>
          <w:szCs w:val="18"/>
        </w:rPr>
        <w:t>－</w:t>
      </w:r>
      <w:r>
        <w:rPr>
          <w:sz w:val="18"/>
          <w:szCs w:val="18"/>
        </w:rPr>
        <w:t>89</w:t>
      </w:r>
      <w:r>
        <w:rPr>
          <w:rFonts w:hint="eastAsia"/>
          <w:sz w:val="18"/>
          <w:szCs w:val="18"/>
        </w:rPr>
        <w:t>分）、中（</w:t>
      </w:r>
      <w:r>
        <w:rPr>
          <w:sz w:val="18"/>
          <w:szCs w:val="18"/>
        </w:rPr>
        <w:t>70</w:t>
      </w:r>
      <w:r>
        <w:rPr>
          <w:rFonts w:hint="eastAsia"/>
          <w:sz w:val="18"/>
          <w:szCs w:val="18"/>
        </w:rPr>
        <w:t>－</w:t>
      </w:r>
      <w:r>
        <w:rPr>
          <w:sz w:val="18"/>
          <w:szCs w:val="18"/>
        </w:rPr>
        <w:t>79</w:t>
      </w:r>
      <w:r>
        <w:rPr>
          <w:rFonts w:hint="eastAsia"/>
          <w:sz w:val="18"/>
          <w:szCs w:val="18"/>
        </w:rPr>
        <w:t>分）、及格（</w:t>
      </w:r>
      <w:r>
        <w:rPr>
          <w:sz w:val="18"/>
          <w:szCs w:val="18"/>
        </w:rPr>
        <w:t>60</w:t>
      </w:r>
      <w:r>
        <w:rPr>
          <w:rFonts w:hint="eastAsia"/>
          <w:sz w:val="18"/>
          <w:szCs w:val="18"/>
        </w:rPr>
        <w:t>－</w:t>
      </w:r>
      <w:r>
        <w:rPr>
          <w:sz w:val="18"/>
          <w:szCs w:val="18"/>
        </w:rPr>
        <w:t>69</w:t>
      </w:r>
      <w:r>
        <w:rPr>
          <w:rFonts w:hint="eastAsia"/>
          <w:sz w:val="18"/>
          <w:szCs w:val="18"/>
        </w:rPr>
        <w:t>分）、不及格（</w:t>
      </w:r>
      <w:r>
        <w:rPr>
          <w:sz w:val="18"/>
          <w:szCs w:val="18"/>
        </w:rPr>
        <w:t>&lt;60</w:t>
      </w:r>
      <w:r>
        <w:rPr>
          <w:rFonts w:hint="eastAsia"/>
          <w:sz w:val="18"/>
          <w:szCs w:val="18"/>
        </w:rPr>
        <w:t>分）给出成绩等级。</w:t>
      </w:r>
      <w:r>
        <w:rPr>
          <w:rFonts w:hint="eastAsia"/>
          <w:b/>
          <w:bCs/>
          <w:sz w:val="18"/>
          <w:szCs w:val="18"/>
        </w:rPr>
        <w:t>2</w:t>
      </w:r>
      <w:r>
        <w:rPr>
          <w:rFonts w:hint="eastAsia"/>
          <w:sz w:val="18"/>
          <w:szCs w:val="18"/>
        </w:rPr>
        <w:t>、论文成绩以分数的形式登记到教务管理系统。</w:t>
      </w:r>
    </w:p>
    <w:p>
      <w:pPr>
        <w:widowControl/>
        <w:jc w:val="center"/>
        <w:rPr>
          <w:rFonts w:cs="宋体" w:asciiTheme="minorEastAsia" w:hAnsiTheme="minorEastAsia" w:eastAsiaTheme="minorEastAsia"/>
          <w:szCs w:val="24"/>
        </w:rPr>
      </w:pPr>
    </w:p>
    <w:sectPr>
      <w:footerReference r:id="rId12" w:type="first"/>
      <w:footerReference r:id="rId11" w:type="default"/>
      <w:pgSz w:w="11906" w:h="16838"/>
      <w:pgMar w:top="1361" w:right="1361" w:bottom="1361" w:left="1361" w:header="851" w:footer="992" w:gutter="0"/>
      <w:pgBorders>
        <w:top w:val="none" w:color="auto" w:sz="0" w:space="1"/>
        <w:left w:val="none" w:color="auto" w:sz="0" w:space="4"/>
        <w:bottom w:val="none" w:color="auto" w:sz="0" w:space="1"/>
        <w:right w:val="none" w:color="auto" w:sz="0" w:space="4"/>
      </w:pgBorders>
      <w:cols w:space="0" w:num="1"/>
      <w:titlePg/>
      <w:rtlGutter w:val="0"/>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黑体">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楷体">
    <w:panose1 w:val="02010609060101010101"/>
    <w:charset w:val="86"/>
    <w:family w:val="decorative"/>
    <w:pitch w:val="default"/>
    <w:sig w:usb0="800002BF" w:usb1="38CF7CFA" w:usb2="00000016" w:usb3="00000000" w:csb0="00040001" w:csb1="00000000"/>
  </w:font>
  <w:font w:name="Courier New">
    <w:panose1 w:val="02070309020205020404"/>
    <w:charset w:val="00"/>
    <w:family w:val="decorative"/>
    <w:pitch w:val="default"/>
    <w:sig w:usb0="E0002AFF" w:usb1="C0007843" w:usb2="00000009" w:usb3="00000000" w:csb0="400001FF" w:csb1="FFFF0000"/>
  </w:font>
  <w:font w:name="Tahoma">
    <w:panose1 w:val="020B0604030504040204"/>
    <w:charset w:val="00"/>
    <w:family w:val="roman"/>
    <w:pitch w:val="default"/>
    <w:sig w:usb0="E1002EFF" w:usb1="C000605B" w:usb2="00000029" w:usb3="00000000" w:csb0="200101FF" w:csb1="20280000"/>
  </w:font>
  <w:font w:name="Times">
    <w:altName w:val="Times New Roman"/>
    <w:panose1 w:val="02020603050405020304"/>
    <w:charset w:val="00"/>
    <w:family w:val="swiss"/>
    <w:pitch w:val="default"/>
    <w:sig w:usb0="00000000" w:usb1="00000000" w:usb2="00000009" w:usb3="00000000" w:csb0="000001FF" w:csb1="00000000"/>
  </w:font>
  <w:font w:name="PMingLiU">
    <w:panose1 w:val="02020500000000000000"/>
    <w:charset w:val="88"/>
    <w:family w:val="auto"/>
    <w:pitch w:val="default"/>
    <w:sig w:usb0="A00002FF" w:usb1="28CFFCFA" w:usb2="00000016" w:usb3="00000000" w:csb0="00100001" w:csb1="00000000"/>
  </w:font>
  <w:font w:name="黑体">
    <w:panose1 w:val="02010609060101010101"/>
    <w:charset w:val="86"/>
    <w:family w:val="roman"/>
    <w:pitch w:val="default"/>
    <w:sig w:usb0="800002BF" w:usb1="38CF7CFA" w:usb2="00000016" w:usb3="00000000" w:csb0="00040001" w:csb1="00000000"/>
  </w:font>
  <w:font w:name="Arial">
    <w:panose1 w:val="020B0604020202020204"/>
    <w:charset w:val="00"/>
    <w:family w:val="modern"/>
    <w:pitch w:val="default"/>
    <w:sig w:usb0="E0002AFF" w:usb1="C0007843" w:usb2="00000009" w:usb3="00000000" w:csb0="400001FF" w:csb1="FFFF0000"/>
  </w:font>
  <w:font w:name="楷体">
    <w:panose1 w:val="02010609060101010101"/>
    <w:charset w:val="86"/>
    <w:family w:val="roman"/>
    <w:pitch w:val="default"/>
    <w:sig w:usb0="800002BF" w:usb1="38CF7CFA" w:usb2="00000016" w:usb3="00000000" w:csb0="00040001" w:csb1="00000000"/>
  </w:font>
  <w:font w:name="Courier New">
    <w:panose1 w:val="02070309020205020404"/>
    <w:charset w:val="00"/>
    <w:family w:val="roman"/>
    <w:pitch w:val="default"/>
    <w:sig w:usb0="E0002AFF" w:usb1="C0007843" w:usb2="00000009" w:usb3="00000000" w:csb0="400001FF" w:csb1="FFFF0000"/>
  </w:font>
  <w:font w:name="Tahoma">
    <w:panose1 w:val="020B0604030504040204"/>
    <w:charset w:val="00"/>
    <w:family w:val="modern"/>
    <w:pitch w:val="default"/>
    <w:sig w:usb0="E1002EFF" w:usb1="C000605B" w:usb2="00000029" w:usb3="00000000" w:csb0="200101FF" w:csb1="20280000"/>
  </w:font>
  <w:font w:name="Times">
    <w:altName w:val="Times New Roman"/>
    <w:panose1 w:val="02020603050405020304"/>
    <w:charset w:val="00"/>
    <w:family w:val="decorative"/>
    <w:pitch w:val="default"/>
    <w:sig w:usb0="00000000" w:usb1="00000000" w:usb2="00000009" w:usb3="00000000" w:csb0="000001F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黑体">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楷体">
    <w:panose1 w:val="02010609060101010101"/>
    <w:charset w:val="86"/>
    <w:family w:val="swiss"/>
    <w:pitch w:val="default"/>
    <w:sig w:usb0="800002BF" w:usb1="38CF7CFA" w:usb2="00000016" w:usb3="00000000" w:csb0="00040001" w:csb1="00000000"/>
  </w:font>
  <w:font w:name="Courier New">
    <w:panose1 w:val="02070309020205020404"/>
    <w:charset w:val="00"/>
    <w:family w:val="swiss"/>
    <w:pitch w:val="default"/>
    <w:sig w:usb0="E0002AFF" w:usb1="C0007843" w:usb2="00000009" w:usb3="00000000" w:csb0="400001FF" w:csb1="FFFF0000"/>
  </w:font>
  <w:font w:name="Tahoma">
    <w:panose1 w:val="020B0604030504040204"/>
    <w:charset w:val="00"/>
    <w:family w:val="decorative"/>
    <w:pitch w:val="default"/>
    <w:sig w:usb0="E1002EFF" w:usb1="C000605B" w:usb2="00000029" w:usb3="00000000" w:csb0="200101FF" w:csb1="20280000"/>
  </w:font>
  <w:font w:name="Times">
    <w:altName w:val="Times New Roman"/>
    <w:panose1 w:val="02020603050405020304"/>
    <w:charset w:val="00"/>
    <w:family w:val="modern"/>
    <w:pitch w:val="default"/>
    <w:sig w:usb0="00000000" w:usb1="00000000" w:usb2="00000009" w:usb3="00000000" w:csb0="000001FF" w:csb1="0000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Verdana">
    <w:panose1 w:val="020B0604030504040204"/>
    <w:charset w:val="00"/>
    <w:family w:val="swiss"/>
    <w:pitch w:val="default"/>
    <w:sig w:usb0="A10006FF" w:usb1="4000205B" w:usb2="00000010" w:usb3="00000000" w:csb0="2000019F" w:csb1="00000000"/>
  </w:font>
  <w:font w:name="MS Mincho">
    <w:panose1 w:val="02020609040205080304"/>
    <w:charset w:val="80"/>
    <w:family w:val="modern"/>
    <w:pitch w:val="default"/>
    <w:sig w:usb0="E00002FF" w:usb1="6AC7FDFB" w:usb2="00000012" w:usb3="00000000" w:csb0="4002009F" w:csb1="DFD7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Verdana">
    <w:panose1 w:val="020B0604030504040204"/>
    <w:charset w:val="00"/>
    <w:family w:val="decorative"/>
    <w:pitch w:val="default"/>
    <w:sig w:usb0="A10006FF" w:usb1="4000205B" w:usb2="00000010" w:usb3="00000000" w:csb0="2000019F" w:csb1="00000000"/>
  </w:font>
  <w:font w:name="MS Mincho">
    <w:panose1 w:val="02020609040205080304"/>
    <w:charset w:val="80"/>
    <w:family w:val="swiss"/>
    <w:pitch w:val="default"/>
    <w:sig w:usb0="E00002FF" w:usb1="6AC7FDFB" w:usb2="00000012" w:usb3="00000000" w:csb0="4002009F" w:csb1="DFD70000"/>
  </w:font>
  <w:font w:name="仿宋_GB2312">
    <w:altName w:val="仿宋"/>
    <w:panose1 w:val="02010609030101010101"/>
    <w:charset w:val="86"/>
    <w:family w:val="swiss"/>
    <w:pitch w:val="default"/>
    <w:sig w:usb0="00000000" w:usb1="00000000" w:usb2="00000010" w:usb3="00000000" w:csb0="00040000" w:csb1="00000000"/>
  </w:font>
  <w:font w:name="楷体_GB2312">
    <w:altName w:val="楷体"/>
    <w:panose1 w:val="02010609030101010101"/>
    <w:charset w:val="86"/>
    <w:family w:val="swiss"/>
    <w:pitch w:val="default"/>
    <w:sig w:usb0="00000000" w:usb1="00000000" w:usb2="00000010" w:usb3="00000000" w:csb0="00040000" w:csb1="00000000"/>
  </w:font>
  <w:font w:name="仿宋">
    <w:panose1 w:val="02010609060101010101"/>
    <w:charset w:val="86"/>
    <w:family w:val="swiss"/>
    <w:pitch w:val="default"/>
    <w:sig w:usb0="800002BF" w:usb1="38CF7CFA" w:usb2="00000016" w:usb3="00000000" w:csb0="00040001" w:csb1="00000000"/>
  </w:font>
  <w:font w:name="Verdana">
    <w:panose1 w:val="020B0604030504040204"/>
    <w:charset w:val="00"/>
    <w:family w:val="roman"/>
    <w:pitch w:val="default"/>
    <w:sig w:usb0="A10006FF" w:usb1="4000205B" w:usb2="00000010" w:usb3="00000000" w:csb0="2000019F" w:csb1="00000000"/>
  </w:font>
  <w:font w:name="MS Mincho">
    <w:panose1 w:val="02020609040205080304"/>
    <w:charset w:val="80"/>
    <w:family w:val="decorative"/>
    <w:pitch w:val="default"/>
    <w:sig w:usb0="E00002FF" w:usb1="6AC7FDFB" w:usb2="00000012" w:usb3="00000000" w:csb0="4002009F" w:csb1="DFD70000"/>
  </w:font>
  <w:font w:name="仿宋_GB2312">
    <w:altName w:val="仿宋"/>
    <w:panose1 w:val="02010609030101010101"/>
    <w:charset w:val="86"/>
    <w:family w:val="decorative"/>
    <w:pitch w:val="default"/>
    <w:sig w:usb0="00000000" w:usb1="00000000" w:usb2="00000010" w:usb3="00000000" w:csb0="00040000" w:csb1="00000000"/>
  </w:font>
  <w:font w:name="楷体_GB2312">
    <w:altName w:val="楷体"/>
    <w:panose1 w:val="02010609030101010101"/>
    <w:charset w:val="86"/>
    <w:family w:val="decorative"/>
    <w:pitch w:val="default"/>
    <w:sig w:usb0="00000000" w:usb1="00000000" w:usb2="00000010" w:usb3="00000000" w:csb0="00040000" w:csb1="00000000"/>
  </w:font>
  <w:font w:name="仿宋">
    <w:panose1 w:val="02010609060101010101"/>
    <w:charset w:val="86"/>
    <w:family w:val="decorative"/>
    <w:pitch w:val="default"/>
    <w:sig w:usb0="800002BF" w:usb1="38CF7CFA" w:usb2="00000016" w:usb3="00000000" w:csb0="00040001" w:csb1="00000000"/>
  </w:font>
  <w:font w:name="Verdana">
    <w:panose1 w:val="020B0604030504040204"/>
    <w:charset w:val="00"/>
    <w:family w:val="modern"/>
    <w:pitch w:val="default"/>
    <w:sig w:usb0="A10006FF" w:usb1="4000205B" w:usb2="00000010" w:usb3="00000000" w:csb0="2000019F" w:csb1="00000000"/>
  </w:font>
  <w:font w:name="MS Mincho">
    <w:panose1 w:val="02020609040205080304"/>
    <w:charset w:val="80"/>
    <w:family w:val="roman"/>
    <w:pitch w:val="default"/>
    <w:sig w:usb0="E00002FF" w:usb1="6AC7FDFB" w:usb2="00000012" w:usb3="00000000" w:csb0="4002009F" w:csb1="DFD70000"/>
  </w:font>
  <w:font w:name="仿宋_GB2312">
    <w:altName w:val="仿宋"/>
    <w:panose1 w:val="02010609030101010101"/>
    <w:charset w:val="86"/>
    <w:family w:val="roman"/>
    <w:pitch w:val="default"/>
    <w:sig w:usb0="00000000" w:usb1="00000000" w:usb2="00000010" w:usb3="00000000" w:csb0="00040000" w:csb1="00000000"/>
  </w:font>
  <w:font w:name="楷体_GB2312">
    <w:altName w:val="楷体"/>
    <w:panose1 w:val="02010609030101010101"/>
    <w:charset w:val="86"/>
    <w:family w:val="roman"/>
    <w:pitch w:val="default"/>
    <w:sig w:usb0="00000000" w:usb1="00000000" w:usb2="00000010" w:usb3="00000000" w:csb0="00040000" w:csb1="00000000"/>
  </w:font>
  <w:font w:name="仿宋">
    <w:panose1 w:val="02010609060101010101"/>
    <w:charset w:val="86"/>
    <w:family w:val="roman"/>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tabs>
        <w:tab w:val="clear" w:pos="8306"/>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jc w:val="center"/>
    </w:pPr>
    <w:r>
      <w:rPr>
        <w:rFonts w:hint="eastAsia" w:ascii="Tahoma" w:hAnsi="Tahoma" w:cs="Tahoma"/>
        <w:color w:val="000000"/>
        <w:sz w:val="21"/>
        <w:szCs w:val="21"/>
        <w:shd w:val="clear" w:color="auto" w:fill="FFFFFF"/>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jc w:val="center"/>
    </w:pPr>
    <w:r>
      <w:rPr>
        <w:rFonts w:ascii="Tahoma" w:hAnsi="Tahoma" w:cs="Tahoma"/>
        <w:color w:val="000000"/>
        <w:sz w:val="21"/>
        <w:shd w:val="clear" w:color="auto" w:fill="FFFFFF"/>
      </w:rPr>
      <w:t>III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57512"/>
    </w:sdtPr>
    <w:sdtContent>
      <w:p>
        <w:pPr>
          <w:pStyle w:val="9"/>
          <w:jc w:val="center"/>
        </w:pPr>
        <w:r>
          <w:fldChar w:fldCharType="begin"/>
        </w:r>
        <w:r>
          <w:instrText xml:space="preserve"> PAGE   \* MERGEFORMAT </w:instrText>
        </w:r>
        <w:r>
          <w:fldChar w:fldCharType="separate"/>
        </w:r>
        <w:r>
          <w:t>1</w:t>
        </w:r>
        <w:r>
          <w:rPr>
            <w:lang w:val="zh-CN"/>
          </w:rPr>
          <w:fldChar w:fldCharType="end"/>
        </w:r>
      </w:p>
    </w:sdtContent>
  </w:sdt>
  <w:p>
    <w:pPr>
      <w:pStyle w:val="9"/>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57517"/>
    </w:sdtPr>
    <w:sdtContent>
      <w:p>
        <w:pPr>
          <w:pStyle w:val="9"/>
          <w:jc w:val="center"/>
        </w:pPr>
        <w:r>
          <w:fldChar w:fldCharType="begin"/>
        </w:r>
        <w:r>
          <w:instrText xml:space="preserve"> PAGE   \* MERGEFORMAT </w:instrText>
        </w:r>
        <w:r>
          <w:fldChar w:fldCharType="separate"/>
        </w:r>
        <w:r>
          <w:t>2</w:t>
        </w:r>
        <w:r>
          <w:rPr>
            <w:lang w:val="zh-CN"/>
          </w:rPr>
          <w:fldChar w:fldCharType="end"/>
        </w:r>
      </w:p>
    </w:sdtContent>
  </w:sdt>
  <w:p>
    <w:pPr>
      <w:pStyle w:val="9"/>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8070594"/>
    </w:sdtPr>
    <w:sdtContent>
      <w:p>
        <w:pPr>
          <w:pStyle w:val="9"/>
          <w:jc w:val="center"/>
        </w:pPr>
        <w:r>
          <w:fldChar w:fldCharType="begin"/>
        </w:r>
        <w:r>
          <w:instrText xml:space="preserve"> PAGE   \* MERGEFORMAT </w:instrText>
        </w:r>
        <w:r>
          <w:fldChar w:fldCharType="separate"/>
        </w:r>
        <w:r>
          <w:t>4</w:t>
        </w:r>
        <w:r>
          <w:rPr>
            <w:lang w:val="zh-CN"/>
          </w:rPr>
          <w:fldChar w:fldCharType="end"/>
        </w:r>
      </w:p>
    </w:sdtContent>
  </w:sdt>
  <w:p>
    <w:pP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rPr>
      <w:id w:val="1810285226"/>
    </w:sdtPr>
    <w:sdtEndPr>
      <w:rPr>
        <w:sz w:val="24"/>
      </w:rPr>
    </w:sdtEndPr>
    <w:sdtContent>
      <w:p>
        <w:pPr>
          <w:pStyle w:val="9"/>
          <w:jc w:val="center"/>
          <w:rPr>
            <w:sz w:val="24"/>
          </w:rPr>
        </w:pPr>
        <w:r>
          <w:rPr>
            <w:sz w:val="24"/>
          </w:rPr>
          <w:fldChar w:fldCharType="begin"/>
        </w:r>
        <w:r>
          <w:rPr>
            <w:sz w:val="24"/>
          </w:rPr>
          <w:instrText xml:space="preserve"> PAGE   \* MERGEFORMAT </w:instrText>
        </w:r>
        <w:r>
          <w:rPr>
            <w:sz w:val="24"/>
          </w:rPr>
          <w:fldChar w:fldCharType="separate"/>
        </w:r>
        <w:r>
          <w:t>3</w:t>
        </w:r>
        <w:r>
          <w:rPr>
            <w:sz w:val="24"/>
            <w:lang w:val="zh-CN"/>
          </w:rPr>
          <w:fldChar w:fldCharType="end"/>
        </w:r>
      </w:p>
    </w:sdtContent>
  </w:sdt>
  <w:p>
    <w:pPr>
      <w:pStyle w:val="9"/>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852326"/>
    </w:sdtPr>
    <w:sdtEndPr>
      <w:rPr>
        <w:rFonts w:ascii="Times New Roman" w:hAnsi="Times New Roman"/>
        <w:sz w:val="24"/>
        <w:szCs w:val="24"/>
      </w:rPr>
    </w:sdtEndPr>
    <w:sdtContent>
      <w:p>
        <w:pPr>
          <w:pStyle w:val="9"/>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 MERGEFORMAT </w:instrText>
        </w:r>
        <w:r>
          <w:rPr>
            <w:rFonts w:ascii="Times New Roman" w:hAnsi="Times New Roman"/>
            <w:sz w:val="24"/>
            <w:szCs w:val="24"/>
          </w:rPr>
          <w:fldChar w:fldCharType="separate"/>
        </w:r>
        <w:r>
          <w:t>2</w:t>
        </w:r>
        <w:r>
          <w:rPr>
            <w:rFonts w:ascii="Times New Roman" w:hAnsi="Times New Roman"/>
            <w:sz w:val="24"/>
            <w:szCs w:val="24"/>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jc w:val="center"/>
      <w:rPr>
        <w:rFonts w:ascii="Times New Roman" w:hAnsi="Times New Roman"/>
        <w:sz w:val="24"/>
        <w:szCs w:val="2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685847">
    <w:nsid w:val="572ED097"/>
    <w:multiLevelType w:val="singleLevel"/>
    <w:tmpl w:val="572ED097"/>
    <w:lvl w:ilvl="0" w:tentative="1">
      <w:start w:val="1"/>
      <w:numFmt w:val="decimal"/>
      <w:suff w:val="space"/>
      <w:lvlText w:val="(%1)"/>
      <w:lvlJc w:val="left"/>
    </w:lvl>
  </w:abstractNum>
  <w:abstractNum w:abstractNumId="1459835001">
    <w:nsid w:val="57035079"/>
    <w:multiLevelType w:val="singleLevel"/>
    <w:tmpl w:val="57035079"/>
    <w:lvl w:ilvl="0" w:tentative="1">
      <w:start w:val="1"/>
      <w:numFmt w:val="decimal"/>
      <w:suff w:val="nothing"/>
      <w:lvlText w:val="%1、"/>
      <w:lvlJc w:val="left"/>
    </w:lvl>
  </w:abstractNum>
  <w:abstractNum w:abstractNumId="1459834962">
    <w:nsid w:val="57035052"/>
    <w:multiLevelType w:val="singleLevel"/>
    <w:tmpl w:val="57035052"/>
    <w:lvl w:ilvl="0" w:tentative="1">
      <w:start w:val="4"/>
      <w:numFmt w:val="decimal"/>
      <w:suff w:val="nothing"/>
      <w:lvlText w:val="%1、"/>
      <w:lvlJc w:val="left"/>
    </w:lvl>
  </w:abstractNum>
  <w:abstractNum w:abstractNumId="1443919511">
    <w:nsid w:val="56107697"/>
    <w:multiLevelType w:val="multilevel"/>
    <w:tmpl w:val="56107697"/>
    <w:lvl w:ilvl="0" w:tentative="1">
      <w:start w:val="1"/>
      <w:numFmt w:val="decimal"/>
      <w:lvlText w:val="%1."/>
      <w:lvlJc w:val="left"/>
      <w:pPr>
        <w:ind w:left="510" w:hanging="360"/>
      </w:pPr>
      <w:rPr>
        <w:rFonts w:hint="default" w:hAnsiTheme="minorEastAsia"/>
      </w:rPr>
    </w:lvl>
    <w:lvl w:ilvl="1" w:tentative="1">
      <w:start w:val="1"/>
      <w:numFmt w:val="lowerLetter"/>
      <w:lvlText w:val="%2)"/>
      <w:lvlJc w:val="left"/>
      <w:pPr>
        <w:ind w:left="990" w:hanging="420"/>
      </w:pPr>
    </w:lvl>
    <w:lvl w:ilvl="2" w:tentative="1">
      <w:start w:val="1"/>
      <w:numFmt w:val="lowerRoman"/>
      <w:lvlText w:val="%3."/>
      <w:lvlJc w:val="right"/>
      <w:pPr>
        <w:ind w:left="1410" w:hanging="420"/>
      </w:pPr>
    </w:lvl>
    <w:lvl w:ilvl="3" w:tentative="1">
      <w:start w:val="1"/>
      <w:numFmt w:val="decimal"/>
      <w:lvlText w:val="%4."/>
      <w:lvlJc w:val="left"/>
      <w:pPr>
        <w:ind w:left="1830" w:hanging="420"/>
      </w:pPr>
    </w:lvl>
    <w:lvl w:ilvl="4" w:tentative="1">
      <w:start w:val="1"/>
      <w:numFmt w:val="lowerLetter"/>
      <w:lvlText w:val="%5)"/>
      <w:lvlJc w:val="left"/>
      <w:pPr>
        <w:ind w:left="2250" w:hanging="420"/>
      </w:pPr>
    </w:lvl>
    <w:lvl w:ilvl="5" w:tentative="1">
      <w:start w:val="1"/>
      <w:numFmt w:val="lowerRoman"/>
      <w:lvlText w:val="%6."/>
      <w:lvlJc w:val="right"/>
      <w:pPr>
        <w:ind w:left="2670" w:hanging="420"/>
      </w:pPr>
    </w:lvl>
    <w:lvl w:ilvl="6" w:tentative="1">
      <w:start w:val="1"/>
      <w:numFmt w:val="decimal"/>
      <w:lvlText w:val="%7."/>
      <w:lvlJc w:val="left"/>
      <w:pPr>
        <w:ind w:left="3090" w:hanging="420"/>
      </w:pPr>
    </w:lvl>
    <w:lvl w:ilvl="7" w:tentative="1">
      <w:start w:val="1"/>
      <w:numFmt w:val="lowerLetter"/>
      <w:lvlText w:val="%8)"/>
      <w:lvlJc w:val="left"/>
      <w:pPr>
        <w:ind w:left="3510" w:hanging="420"/>
      </w:pPr>
    </w:lvl>
    <w:lvl w:ilvl="8" w:tentative="1">
      <w:start w:val="1"/>
      <w:numFmt w:val="lowerRoman"/>
      <w:lvlText w:val="%9."/>
      <w:lvlJc w:val="right"/>
      <w:pPr>
        <w:ind w:left="3930" w:hanging="420"/>
      </w:pPr>
    </w:lvl>
  </w:abstractNum>
  <w:abstractNum w:abstractNumId="2029477826">
    <w:nsid w:val="78F75FC2"/>
    <w:multiLevelType w:val="multilevel"/>
    <w:tmpl w:val="78F75FC2"/>
    <w:lvl w:ilvl="0" w:tentative="1">
      <w:start w:val="1"/>
      <w:numFmt w:val="decimal"/>
      <w:pStyle w:val="27"/>
      <w:lvlText w:val="%1、"/>
      <w:lvlJc w:val="left"/>
      <w:pPr>
        <w:ind w:left="870" w:hanging="720"/>
      </w:pPr>
      <w:rPr>
        <w:rFonts w:hint="default"/>
      </w:rPr>
    </w:lvl>
    <w:lvl w:ilvl="1" w:tentative="1">
      <w:start w:val="1"/>
      <w:numFmt w:val="lowerLetter"/>
      <w:lvlText w:val="%2)"/>
      <w:lvlJc w:val="left"/>
      <w:pPr>
        <w:ind w:left="990" w:hanging="420"/>
      </w:pPr>
    </w:lvl>
    <w:lvl w:ilvl="2" w:tentative="1">
      <w:start w:val="1"/>
      <w:numFmt w:val="lowerRoman"/>
      <w:lvlText w:val="%3."/>
      <w:lvlJc w:val="right"/>
      <w:pPr>
        <w:ind w:left="1410" w:hanging="420"/>
      </w:pPr>
    </w:lvl>
    <w:lvl w:ilvl="3" w:tentative="1">
      <w:start w:val="1"/>
      <w:numFmt w:val="decimal"/>
      <w:lvlText w:val="%4."/>
      <w:lvlJc w:val="left"/>
      <w:pPr>
        <w:ind w:left="1830" w:hanging="420"/>
      </w:pPr>
    </w:lvl>
    <w:lvl w:ilvl="4" w:tentative="1">
      <w:start w:val="1"/>
      <w:numFmt w:val="lowerLetter"/>
      <w:lvlText w:val="%5)"/>
      <w:lvlJc w:val="left"/>
      <w:pPr>
        <w:ind w:left="2250" w:hanging="420"/>
      </w:pPr>
    </w:lvl>
    <w:lvl w:ilvl="5" w:tentative="1">
      <w:start w:val="1"/>
      <w:numFmt w:val="lowerRoman"/>
      <w:lvlText w:val="%6."/>
      <w:lvlJc w:val="right"/>
      <w:pPr>
        <w:ind w:left="2670" w:hanging="420"/>
      </w:pPr>
    </w:lvl>
    <w:lvl w:ilvl="6" w:tentative="1">
      <w:start w:val="1"/>
      <w:numFmt w:val="decimal"/>
      <w:lvlText w:val="%7."/>
      <w:lvlJc w:val="left"/>
      <w:pPr>
        <w:ind w:left="3090" w:hanging="420"/>
      </w:pPr>
    </w:lvl>
    <w:lvl w:ilvl="7" w:tentative="1">
      <w:start w:val="1"/>
      <w:numFmt w:val="lowerLetter"/>
      <w:lvlText w:val="%8)"/>
      <w:lvlJc w:val="left"/>
      <w:pPr>
        <w:ind w:left="3510" w:hanging="420"/>
      </w:pPr>
    </w:lvl>
    <w:lvl w:ilvl="8" w:tentative="1">
      <w:start w:val="1"/>
      <w:numFmt w:val="lowerRoman"/>
      <w:lvlText w:val="%9."/>
      <w:lvlJc w:val="right"/>
      <w:pPr>
        <w:ind w:left="3930" w:hanging="420"/>
      </w:pPr>
    </w:lvl>
  </w:abstractNum>
  <w:abstractNum w:abstractNumId="1462702249">
    <w:nsid w:val="572F10A9"/>
    <w:multiLevelType w:val="singleLevel"/>
    <w:tmpl w:val="572F10A9"/>
    <w:lvl w:ilvl="0" w:tentative="1">
      <w:start w:val="2"/>
      <w:numFmt w:val="decimal"/>
      <w:suff w:val="space"/>
      <w:lvlText w:val="(%1)"/>
      <w:lvlJc w:val="left"/>
    </w:lvl>
  </w:abstractNum>
  <w:abstractNum w:abstractNumId="11">
    <w:nsid w:val="0000000B"/>
    <w:multiLevelType w:val="singleLevel"/>
    <w:tmpl w:val="0000000B"/>
    <w:lvl w:ilvl="0" w:tentative="1">
      <w:start w:val="1"/>
      <w:numFmt w:val="decimal"/>
      <w:suff w:val="nothing"/>
      <w:lvlText w:val="%1."/>
      <w:lvlJc w:val="left"/>
    </w:lvl>
  </w:abstractNum>
  <w:num w:numId="1">
    <w:abstractNumId w:val="2029477826"/>
  </w:num>
  <w:num w:numId="2">
    <w:abstractNumId w:val="1443919511"/>
  </w:num>
  <w:num w:numId="3">
    <w:abstractNumId w:val="1462685847"/>
  </w:num>
  <w:num w:numId="4">
    <w:abstractNumId w:val="1459834962"/>
  </w:num>
  <w:num w:numId="5">
    <w:abstractNumId w:val="1459835001"/>
  </w:num>
  <w:num w:numId="6">
    <w:abstractNumId w:val="1462702249"/>
  </w:num>
  <w:num w:numId="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val="1"/>
  <w:bordersDoNotSurroundHeader w:val="1"/>
  <w:bordersDoNotSurroundFooter w:val="1"/>
  <w:hideSpellingErrors/>
  <w:hideGrammaticalErrors/>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9FE"/>
    <w:rsid w:val="00010254"/>
    <w:rsid w:val="0004447E"/>
    <w:rsid w:val="00044A00"/>
    <w:rsid w:val="000611D1"/>
    <w:rsid w:val="00062F47"/>
    <w:rsid w:val="00081B5E"/>
    <w:rsid w:val="0008206E"/>
    <w:rsid w:val="000B010C"/>
    <w:rsid w:val="000B06C9"/>
    <w:rsid w:val="000B3512"/>
    <w:rsid w:val="000C05B1"/>
    <w:rsid w:val="000C37AD"/>
    <w:rsid w:val="000C4F36"/>
    <w:rsid w:val="000D0A30"/>
    <w:rsid w:val="000D0DDD"/>
    <w:rsid w:val="000D142D"/>
    <w:rsid w:val="000E6530"/>
    <w:rsid w:val="001023B4"/>
    <w:rsid w:val="0011553C"/>
    <w:rsid w:val="001352E2"/>
    <w:rsid w:val="00143254"/>
    <w:rsid w:val="00143482"/>
    <w:rsid w:val="001711A0"/>
    <w:rsid w:val="001A5483"/>
    <w:rsid w:val="00213FCC"/>
    <w:rsid w:val="002169FE"/>
    <w:rsid w:val="002761C7"/>
    <w:rsid w:val="00282283"/>
    <w:rsid w:val="0028433F"/>
    <w:rsid w:val="002C4D98"/>
    <w:rsid w:val="002D63EF"/>
    <w:rsid w:val="002F574B"/>
    <w:rsid w:val="003021E8"/>
    <w:rsid w:val="00320F94"/>
    <w:rsid w:val="00321F46"/>
    <w:rsid w:val="00337E27"/>
    <w:rsid w:val="003430DF"/>
    <w:rsid w:val="00362436"/>
    <w:rsid w:val="003935AF"/>
    <w:rsid w:val="00397503"/>
    <w:rsid w:val="003A0319"/>
    <w:rsid w:val="003A0BB1"/>
    <w:rsid w:val="003A7EE2"/>
    <w:rsid w:val="003B03C8"/>
    <w:rsid w:val="003B51EC"/>
    <w:rsid w:val="003C25CA"/>
    <w:rsid w:val="003C3723"/>
    <w:rsid w:val="003D6A21"/>
    <w:rsid w:val="003E1699"/>
    <w:rsid w:val="003F640B"/>
    <w:rsid w:val="00402AB7"/>
    <w:rsid w:val="00405FDB"/>
    <w:rsid w:val="00410D8E"/>
    <w:rsid w:val="00417B17"/>
    <w:rsid w:val="00436892"/>
    <w:rsid w:val="004552FA"/>
    <w:rsid w:val="004762AD"/>
    <w:rsid w:val="004A7FE0"/>
    <w:rsid w:val="004D2F46"/>
    <w:rsid w:val="004D3392"/>
    <w:rsid w:val="004E7F45"/>
    <w:rsid w:val="004F60AA"/>
    <w:rsid w:val="004F7E24"/>
    <w:rsid w:val="00507251"/>
    <w:rsid w:val="00530301"/>
    <w:rsid w:val="00593368"/>
    <w:rsid w:val="00596E33"/>
    <w:rsid w:val="005B2C42"/>
    <w:rsid w:val="005C7AC1"/>
    <w:rsid w:val="005F2996"/>
    <w:rsid w:val="00614946"/>
    <w:rsid w:val="006158FF"/>
    <w:rsid w:val="00626AEF"/>
    <w:rsid w:val="00652A7A"/>
    <w:rsid w:val="00663952"/>
    <w:rsid w:val="00673FC3"/>
    <w:rsid w:val="006747C5"/>
    <w:rsid w:val="0068275B"/>
    <w:rsid w:val="006C3CD4"/>
    <w:rsid w:val="006E6202"/>
    <w:rsid w:val="006F3407"/>
    <w:rsid w:val="0071039A"/>
    <w:rsid w:val="00711573"/>
    <w:rsid w:val="00711FB3"/>
    <w:rsid w:val="00737515"/>
    <w:rsid w:val="00751D41"/>
    <w:rsid w:val="00783B62"/>
    <w:rsid w:val="00792BAB"/>
    <w:rsid w:val="00794D0B"/>
    <w:rsid w:val="008100F5"/>
    <w:rsid w:val="008153B5"/>
    <w:rsid w:val="008217FC"/>
    <w:rsid w:val="0083744E"/>
    <w:rsid w:val="008465BE"/>
    <w:rsid w:val="00852A29"/>
    <w:rsid w:val="0085516F"/>
    <w:rsid w:val="00872289"/>
    <w:rsid w:val="008800A7"/>
    <w:rsid w:val="008907C9"/>
    <w:rsid w:val="00896A71"/>
    <w:rsid w:val="0089727D"/>
    <w:rsid w:val="008C0667"/>
    <w:rsid w:val="008E30FC"/>
    <w:rsid w:val="008F3D35"/>
    <w:rsid w:val="008F7DC1"/>
    <w:rsid w:val="00934284"/>
    <w:rsid w:val="0095273D"/>
    <w:rsid w:val="00963D9A"/>
    <w:rsid w:val="0097120C"/>
    <w:rsid w:val="009830DA"/>
    <w:rsid w:val="009B37CA"/>
    <w:rsid w:val="009B7BC8"/>
    <w:rsid w:val="009D204C"/>
    <w:rsid w:val="009E5579"/>
    <w:rsid w:val="009E59AF"/>
    <w:rsid w:val="009E6170"/>
    <w:rsid w:val="009F08E2"/>
    <w:rsid w:val="009F23F9"/>
    <w:rsid w:val="00A02328"/>
    <w:rsid w:val="00A0514E"/>
    <w:rsid w:val="00A05C62"/>
    <w:rsid w:val="00A05C77"/>
    <w:rsid w:val="00A41F16"/>
    <w:rsid w:val="00A55837"/>
    <w:rsid w:val="00A82019"/>
    <w:rsid w:val="00A9271D"/>
    <w:rsid w:val="00AA26EC"/>
    <w:rsid w:val="00AC321E"/>
    <w:rsid w:val="00AD04C6"/>
    <w:rsid w:val="00AD4C7D"/>
    <w:rsid w:val="00AE372E"/>
    <w:rsid w:val="00AE4898"/>
    <w:rsid w:val="00AE7BC6"/>
    <w:rsid w:val="00AF3888"/>
    <w:rsid w:val="00B01DB8"/>
    <w:rsid w:val="00B30021"/>
    <w:rsid w:val="00B65396"/>
    <w:rsid w:val="00B66065"/>
    <w:rsid w:val="00B81C84"/>
    <w:rsid w:val="00B84CA2"/>
    <w:rsid w:val="00B90D5D"/>
    <w:rsid w:val="00BA2233"/>
    <w:rsid w:val="00BA25ED"/>
    <w:rsid w:val="00BA581E"/>
    <w:rsid w:val="00BC43EF"/>
    <w:rsid w:val="00C0236F"/>
    <w:rsid w:val="00C161A6"/>
    <w:rsid w:val="00C40DB4"/>
    <w:rsid w:val="00C65802"/>
    <w:rsid w:val="00C73982"/>
    <w:rsid w:val="00C747FB"/>
    <w:rsid w:val="00C9405A"/>
    <w:rsid w:val="00CA3ADF"/>
    <w:rsid w:val="00CD5E6E"/>
    <w:rsid w:val="00CF1BE7"/>
    <w:rsid w:val="00D13A47"/>
    <w:rsid w:val="00D626B2"/>
    <w:rsid w:val="00D7535D"/>
    <w:rsid w:val="00D848DA"/>
    <w:rsid w:val="00D94EEE"/>
    <w:rsid w:val="00D974BD"/>
    <w:rsid w:val="00DA1CAF"/>
    <w:rsid w:val="00DC3D32"/>
    <w:rsid w:val="00DE3631"/>
    <w:rsid w:val="00DF5792"/>
    <w:rsid w:val="00DF5FD7"/>
    <w:rsid w:val="00E156AE"/>
    <w:rsid w:val="00E668E9"/>
    <w:rsid w:val="00E77C8B"/>
    <w:rsid w:val="00EA5084"/>
    <w:rsid w:val="00ED5908"/>
    <w:rsid w:val="00EE633D"/>
    <w:rsid w:val="00F11F6D"/>
    <w:rsid w:val="00F31D8A"/>
    <w:rsid w:val="00F32F8D"/>
    <w:rsid w:val="00F37E23"/>
    <w:rsid w:val="00F57802"/>
    <w:rsid w:val="00F8486E"/>
    <w:rsid w:val="00F94C8F"/>
    <w:rsid w:val="00F96808"/>
    <w:rsid w:val="00FC4F38"/>
    <w:rsid w:val="01936BBB"/>
    <w:rsid w:val="049F2007"/>
    <w:rsid w:val="06D043EB"/>
    <w:rsid w:val="06F33485"/>
    <w:rsid w:val="06F34227"/>
    <w:rsid w:val="072A422E"/>
    <w:rsid w:val="085B4ECC"/>
    <w:rsid w:val="089A68B5"/>
    <w:rsid w:val="09BF29B7"/>
    <w:rsid w:val="0A6C49E0"/>
    <w:rsid w:val="0AE238C6"/>
    <w:rsid w:val="0BC85C7E"/>
    <w:rsid w:val="0CB60E73"/>
    <w:rsid w:val="0D526F7F"/>
    <w:rsid w:val="0D67218F"/>
    <w:rsid w:val="0E8272A8"/>
    <w:rsid w:val="0F7F3457"/>
    <w:rsid w:val="13FB74DC"/>
    <w:rsid w:val="16167453"/>
    <w:rsid w:val="1657534D"/>
    <w:rsid w:val="16B720E1"/>
    <w:rsid w:val="17683AF5"/>
    <w:rsid w:val="17943C81"/>
    <w:rsid w:val="196C4453"/>
    <w:rsid w:val="1A240693"/>
    <w:rsid w:val="1B473CAE"/>
    <w:rsid w:val="1B9B19C3"/>
    <w:rsid w:val="1D286E8A"/>
    <w:rsid w:val="1E6C1E29"/>
    <w:rsid w:val="1EDD3B01"/>
    <w:rsid w:val="1F281C7F"/>
    <w:rsid w:val="238C6F04"/>
    <w:rsid w:val="273F3AA6"/>
    <w:rsid w:val="276D046B"/>
    <w:rsid w:val="28BE0AEE"/>
    <w:rsid w:val="2BA5496E"/>
    <w:rsid w:val="2F830F4D"/>
    <w:rsid w:val="317D1841"/>
    <w:rsid w:val="334F7195"/>
    <w:rsid w:val="355C6134"/>
    <w:rsid w:val="35943223"/>
    <w:rsid w:val="3A761157"/>
    <w:rsid w:val="3ACA41C1"/>
    <w:rsid w:val="3D24188F"/>
    <w:rsid w:val="43897D1E"/>
    <w:rsid w:val="44A21675"/>
    <w:rsid w:val="46024094"/>
    <w:rsid w:val="4E7E59CE"/>
    <w:rsid w:val="4F2539A7"/>
    <w:rsid w:val="52002C7D"/>
    <w:rsid w:val="52674089"/>
    <w:rsid w:val="564D757C"/>
    <w:rsid w:val="566C6622"/>
    <w:rsid w:val="59043FC2"/>
    <w:rsid w:val="5C601131"/>
    <w:rsid w:val="5EAC2A84"/>
    <w:rsid w:val="5ED92A60"/>
    <w:rsid w:val="60800E3F"/>
    <w:rsid w:val="61527EE6"/>
    <w:rsid w:val="63660CB5"/>
    <w:rsid w:val="67944EC0"/>
    <w:rsid w:val="6895678F"/>
    <w:rsid w:val="6B995033"/>
    <w:rsid w:val="6E12086A"/>
    <w:rsid w:val="730554EC"/>
    <w:rsid w:val="750A2943"/>
    <w:rsid w:val="76140929"/>
    <w:rsid w:val="764E4790"/>
    <w:rsid w:val="769110E7"/>
    <w:rsid w:val="79586E03"/>
    <w:rsid w:val="7A5B3466"/>
    <w:rsid w:val="7E4531A2"/>
    <w:rsid w:val="7F000B9B"/>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qFormat="1" w:uiPriority="99" w:semiHidden="0"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alibri" w:hAnsi="Calibri" w:eastAsia="宋体" w:cs="Times New Roman"/>
      <w:kern w:val="2"/>
      <w:sz w:val="24"/>
      <w:szCs w:val="21"/>
      <w:lang w:val="en-US" w:eastAsia="zh-CN" w:bidi="ar-SA"/>
    </w:rPr>
  </w:style>
  <w:style w:type="paragraph" w:styleId="2">
    <w:name w:val="heading 1"/>
    <w:basedOn w:val="1"/>
    <w:next w:val="1"/>
    <w:link w:val="28"/>
    <w:qFormat/>
    <w:uiPriority w:val="9"/>
    <w:pPr>
      <w:keepNext/>
      <w:keepLines/>
      <w:spacing w:before="220" w:after="210" w:line="578" w:lineRule="auto"/>
      <w:outlineLvl w:val="0"/>
    </w:pPr>
    <w:rPr>
      <w:rFonts w:eastAsia="黑体"/>
      <w:bCs/>
      <w:kern w:val="44"/>
      <w:sz w:val="28"/>
      <w:szCs w:val="44"/>
    </w:rPr>
  </w:style>
  <w:style w:type="paragraph" w:styleId="3">
    <w:name w:val="heading 2"/>
    <w:basedOn w:val="1"/>
    <w:next w:val="1"/>
    <w:link w:val="26"/>
    <w:qFormat/>
    <w:uiPriority w:val="9"/>
    <w:pPr>
      <w:keepNext/>
      <w:keepLines/>
      <w:tabs>
        <w:tab w:val="left" w:pos="575"/>
      </w:tabs>
      <w:spacing w:before="260" w:after="260" w:line="413" w:lineRule="auto"/>
      <w:outlineLvl w:val="1"/>
    </w:pPr>
    <w:rPr>
      <w:rFonts w:ascii="Arial" w:hAnsi="Arial" w:eastAsia="黑体"/>
    </w:rPr>
  </w:style>
  <w:style w:type="paragraph" w:styleId="4">
    <w:name w:val="heading 3"/>
    <w:basedOn w:val="1"/>
    <w:next w:val="1"/>
    <w:link w:val="30"/>
    <w:unhideWhenUsed/>
    <w:qFormat/>
    <w:uiPriority w:val="9"/>
    <w:pPr>
      <w:keepNext/>
      <w:keepLines/>
      <w:spacing w:before="260" w:after="260" w:line="416" w:lineRule="auto"/>
      <w:outlineLvl w:val="2"/>
    </w:pPr>
    <w:rPr>
      <w:rFonts w:eastAsia="楷体"/>
      <w:bCs/>
      <w:szCs w:val="32"/>
    </w:rPr>
  </w:style>
  <w:style w:type="character" w:default="1" w:styleId="15">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Document Map"/>
    <w:basedOn w:val="1"/>
    <w:link w:val="31"/>
    <w:unhideWhenUsed/>
    <w:qFormat/>
    <w:uiPriority w:val="99"/>
    <w:rPr>
      <w:rFonts w:ascii="宋体"/>
      <w:sz w:val="18"/>
      <w:szCs w:val="18"/>
    </w:rPr>
  </w:style>
  <w:style w:type="paragraph" w:styleId="6">
    <w:name w:val="toc 3"/>
    <w:basedOn w:val="1"/>
    <w:next w:val="1"/>
    <w:unhideWhenUsed/>
    <w:qFormat/>
    <w:uiPriority w:val="39"/>
    <w:pPr>
      <w:ind w:left="840" w:leftChars="400"/>
    </w:pPr>
  </w:style>
  <w:style w:type="paragraph" w:styleId="7">
    <w:name w:val="Plain Text"/>
    <w:basedOn w:val="1"/>
    <w:link w:val="23"/>
    <w:unhideWhenUsed/>
    <w:qFormat/>
    <w:uiPriority w:val="99"/>
    <w:rPr>
      <w:rFonts w:ascii="宋体" w:hAnsi="Courier New" w:cs="Courier New"/>
    </w:rPr>
  </w:style>
  <w:style w:type="paragraph" w:styleId="8">
    <w:name w:val="Balloon Text"/>
    <w:basedOn w:val="1"/>
    <w:link w:val="25"/>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widowControl/>
      <w:spacing w:before="100" w:beforeAutospacing="1" w:after="100" w:afterAutospacing="1"/>
    </w:pPr>
    <w:rPr>
      <w:rFonts w:ascii="宋体" w:hAnsi="宋体" w:cs="宋体"/>
      <w:kern w:val="0"/>
      <w:szCs w:val="24"/>
    </w:rPr>
  </w:style>
  <w:style w:type="paragraph" w:styleId="14">
    <w:name w:val="Title"/>
    <w:basedOn w:val="1"/>
    <w:next w:val="1"/>
    <w:link w:val="32"/>
    <w:qFormat/>
    <w:uiPriority w:val="10"/>
    <w:pPr>
      <w:spacing w:before="240" w:after="60"/>
      <w:jc w:val="center"/>
      <w:outlineLvl w:val="0"/>
    </w:pPr>
    <w:rPr>
      <w:rFonts w:asciiTheme="majorHAnsi" w:hAnsiTheme="majorHAnsi" w:cstheme="majorBidi"/>
      <w:b/>
      <w:bCs/>
      <w:sz w:val="32"/>
      <w:szCs w:val="32"/>
    </w:rPr>
  </w:style>
  <w:style w:type="character" w:styleId="16">
    <w:name w:val="page number"/>
    <w:basedOn w:val="15"/>
    <w:unhideWhenUsed/>
    <w:qFormat/>
    <w:uiPriority w:val="99"/>
  </w:style>
  <w:style w:type="character" w:styleId="17">
    <w:name w:val="Emphasis"/>
    <w:qFormat/>
    <w:uiPriority w:val="0"/>
    <w:rPr>
      <w:color w:val="FFFFFF" w:themeColor="background1"/>
      <w14:textFill>
        <w14:solidFill>
          <w14:schemeClr w14:val="bg1"/>
        </w14:solidFill>
      </w14:textFill>
    </w:rPr>
  </w:style>
  <w:style w:type="character" w:styleId="18">
    <w:name w:val="Hyperlink"/>
    <w:basedOn w:val="15"/>
    <w:unhideWhenUsed/>
    <w:qFormat/>
    <w:uiPriority w:val="99"/>
    <w:rPr>
      <w:color w:val="0000FF" w:themeColor="hyperlink"/>
      <w:u w:val="single"/>
      <w14:textFill>
        <w14:solidFill>
          <w14:schemeClr w14:val="hlink"/>
        </w14:solidFill>
      </w14:textFill>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眉 Char"/>
    <w:basedOn w:val="15"/>
    <w:link w:val="10"/>
    <w:qFormat/>
    <w:uiPriority w:val="99"/>
    <w:rPr>
      <w:sz w:val="18"/>
      <w:szCs w:val="18"/>
    </w:rPr>
  </w:style>
  <w:style w:type="character" w:customStyle="1" w:styleId="22">
    <w:name w:val="页脚 Char"/>
    <w:basedOn w:val="15"/>
    <w:link w:val="9"/>
    <w:qFormat/>
    <w:uiPriority w:val="99"/>
    <w:rPr>
      <w:sz w:val="18"/>
      <w:szCs w:val="18"/>
    </w:rPr>
  </w:style>
  <w:style w:type="character" w:customStyle="1" w:styleId="23">
    <w:name w:val="纯文本 Char"/>
    <w:basedOn w:val="15"/>
    <w:link w:val="7"/>
    <w:qFormat/>
    <w:uiPriority w:val="99"/>
    <w:rPr>
      <w:rFonts w:ascii="宋体" w:hAnsi="Courier New" w:eastAsia="宋体" w:cs="Courier New"/>
      <w:szCs w:val="21"/>
    </w:rPr>
  </w:style>
  <w:style w:type="paragraph" w:customStyle="1" w:styleId="24">
    <w:name w:val="列出段落1"/>
    <w:basedOn w:val="1"/>
    <w:qFormat/>
    <w:uiPriority w:val="34"/>
    <w:pPr>
      <w:ind w:firstLine="420" w:firstLineChars="200"/>
    </w:pPr>
  </w:style>
  <w:style w:type="character" w:customStyle="1" w:styleId="25">
    <w:name w:val="批注框文本 Char"/>
    <w:basedOn w:val="15"/>
    <w:link w:val="8"/>
    <w:semiHidden/>
    <w:qFormat/>
    <w:uiPriority w:val="99"/>
    <w:rPr>
      <w:sz w:val="18"/>
      <w:szCs w:val="18"/>
    </w:rPr>
  </w:style>
  <w:style w:type="character" w:customStyle="1" w:styleId="26">
    <w:name w:val="标题 2 Char"/>
    <w:basedOn w:val="15"/>
    <w:link w:val="3"/>
    <w:qFormat/>
    <w:uiPriority w:val="9"/>
    <w:rPr>
      <w:rFonts w:ascii="Arial" w:hAnsi="Arial" w:eastAsia="黑体"/>
      <w:kern w:val="2"/>
      <w:sz w:val="24"/>
      <w:szCs w:val="21"/>
    </w:rPr>
  </w:style>
  <w:style w:type="paragraph" w:customStyle="1" w:styleId="27">
    <w:name w:val="step"/>
    <w:basedOn w:val="1"/>
    <w:qFormat/>
    <w:uiPriority w:val="0"/>
    <w:pPr>
      <w:numPr>
        <w:ilvl w:val="0"/>
        <w:numId w:val="1"/>
      </w:numPr>
      <w:tabs>
        <w:tab w:val="left" w:pos="425"/>
      </w:tabs>
    </w:pPr>
  </w:style>
  <w:style w:type="character" w:customStyle="1" w:styleId="28">
    <w:name w:val="标题 1 Char"/>
    <w:basedOn w:val="15"/>
    <w:link w:val="2"/>
    <w:qFormat/>
    <w:uiPriority w:val="9"/>
    <w:rPr>
      <w:rFonts w:ascii="Calibri" w:hAnsi="Calibri" w:eastAsia="黑体" w:cstheme="minorBidi"/>
      <w:bCs/>
      <w:kern w:val="44"/>
      <w:sz w:val="28"/>
      <w:szCs w:val="44"/>
    </w:rPr>
  </w:style>
  <w:style w:type="paragraph" w:customStyle="1" w:styleId="29">
    <w:name w:val="TOC 标题1"/>
    <w:basedOn w:val="2"/>
    <w:next w:val="1"/>
    <w:unhideWhenUsed/>
    <w:qFormat/>
    <w:uiPriority w:val="39"/>
    <w:pPr>
      <w:widowControl/>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30">
    <w:name w:val="标题 3 Char"/>
    <w:basedOn w:val="15"/>
    <w:link w:val="4"/>
    <w:qFormat/>
    <w:uiPriority w:val="9"/>
    <w:rPr>
      <w:rFonts w:eastAsia="楷体"/>
      <w:bCs/>
      <w:sz w:val="24"/>
      <w:szCs w:val="32"/>
    </w:rPr>
  </w:style>
  <w:style w:type="character" w:customStyle="1" w:styleId="31">
    <w:name w:val="文档结构图 Char"/>
    <w:basedOn w:val="15"/>
    <w:link w:val="5"/>
    <w:semiHidden/>
    <w:qFormat/>
    <w:uiPriority w:val="99"/>
    <w:rPr>
      <w:rFonts w:ascii="宋体" w:hAnsiTheme="minorHAnsi" w:cstheme="minorBidi"/>
      <w:kern w:val="2"/>
      <w:sz w:val="18"/>
      <w:szCs w:val="18"/>
    </w:rPr>
  </w:style>
  <w:style w:type="character" w:customStyle="1" w:styleId="32">
    <w:name w:val="标题 Char"/>
    <w:basedOn w:val="15"/>
    <w:link w:val="14"/>
    <w:qFormat/>
    <w:uiPriority w:val="10"/>
    <w:rPr>
      <w:rFonts w:asciiTheme="majorHAnsi" w:hAnsiTheme="majorHAnsi" w:cstheme="majorBidi"/>
      <w:b/>
      <w:bCs/>
      <w:kern w:val="2"/>
      <w:sz w:val="32"/>
      <w:szCs w:val="32"/>
    </w:rPr>
  </w:style>
  <w:style w:type="paragraph" w:customStyle="1" w:styleId="33">
    <w:name w:val="TOC Heading"/>
    <w:basedOn w:val="2"/>
    <w:next w:val="1"/>
    <w:unhideWhenUsed/>
    <w:qFormat/>
    <w:uiPriority w:val="39"/>
    <w:pPr>
      <w:widowControl/>
      <w:spacing w:before="480" w:after="0" w:line="276" w:lineRule="auto"/>
      <w:outlineLvl w:val="9"/>
    </w:pPr>
    <w:rPr>
      <w:rFonts w:asciiTheme="majorHAnsi" w:hAnsiTheme="majorHAnsi" w:eastAsiaTheme="majorEastAsia" w:cstheme="majorBidi"/>
      <w:b/>
      <w:color w:val="376092" w:themeColor="accent1" w:themeShade="BF"/>
      <w:kern w:val="0"/>
      <w:szCs w:val="28"/>
    </w:rPr>
  </w:style>
  <w:style w:type="paragraph" w:customStyle="1" w:styleId="34">
    <w:name w:val="List Paragraph"/>
    <w:basedOn w:val="1"/>
    <w:unhideWhenUsed/>
    <w:qFormat/>
    <w:uiPriority w:val="99"/>
    <w:pPr>
      <w:ind w:firstLine="420" w:firstLineChars="200"/>
    </w:pPr>
  </w:style>
  <w:style w:type="paragraph" w:customStyle="1" w:styleId="35">
    <w:name w:val="正文文本缩进 31"/>
    <w:basedOn w:val="1"/>
    <w:qFormat/>
    <w:uiPriority w:val="0"/>
    <w:pPr>
      <w:tabs>
        <w:tab w:val="left" w:pos="0"/>
        <w:tab w:val="left" w:pos="709"/>
      </w:tabs>
      <w:autoSpaceDE w:val="0"/>
      <w:autoSpaceDN w:val="0"/>
      <w:spacing w:line="480" w:lineRule="exact"/>
      <w:ind w:firstLine="560" w:firstLineChars="200"/>
      <w:jc w:val="both"/>
    </w:pPr>
    <w:rPr>
      <w:rFonts w:ascii="宋体" w:hAnsi="宋体"/>
      <w:kern w:val="0"/>
      <w:sz w:val="28"/>
      <w:szCs w:val="24"/>
    </w:rPr>
  </w:style>
  <w:style w:type="paragraph" w:customStyle="1" w:styleId="36">
    <w:name w:val="纯文本1"/>
    <w:basedOn w:val="1"/>
    <w:qFormat/>
    <w:uiPriority w:val="0"/>
    <w:pPr>
      <w:jc w:val="both"/>
    </w:pPr>
    <w:rPr>
      <w:rFonts w:ascii="宋体" w:hAnsi="Courier New"/>
      <w:sz w:val="21"/>
      <w:szCs w:val="20"/>
    </w:rPr>
  </w:style>
  <w:style w:type="paragraph" w:customStyle="1" w:styleId="37">
    <w:name w:val="Plain Text"/>
    <w:basedOn w:val="1"/>
    <w:uiPriority w:val="0"/>
    <w:rPr>
      <w:rFonts w:ascii="宋体" w:hAnsi="Courier New" w:eastAsia="宋体" w:cs="Times New Roman"/>
      <w:szCs w:val="20"/>
    </w:rPr>
  </w:style>
  <w:style w:type="paragraph" w:customStyle="1" w:styleId="38">
    <w:name w:val="Body Text Indent 3"/>
    <w:basedOn w:val="1"/>
    <w:qFormat/>
    <w:uiPriority w:val="0"/>
    <w:pPr>
      <w:tabs>
        <w:tab w:val="left" w:pos="0"/>
        <w:tab w:val="left" w:pos="709"/>
      </w:tabs>
      <w:autoSpaceDE w:val="0"/>
      <w:autoSpaceDN w:val="0"/>
      <w:spacing w:line="480" w:lineRule="exact"/>
      <w:ind w:firstLine="560" w:firstLineChars="200"/>
    </w:pPr>
    <w:rPr>
      <w:rFonts w:ascii="宋体" w:hAnsi="宋体" w:eastAsia="宋体" w:cs="Times New Roman"/>
      <w:kern w:val="0"/>
      <w:sz w:val="2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79A808-56C2-45FB-B71C-0942213208B2}">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46</Pages>
  <Words>15433</Words>
  <Characters>28117</Characters>
  <Lines>227</Lines>
  <Paragraphs>64</Paragraphs>
  <ScaleCrop>false</ScaleCrop>
  <LinksUpToDate>false</LinksUpToDate>
  <CharactersWithSpaces>32053</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2016-04-18T14:52:00Z</dcterms:created>
  <dc:creator>fatwo</dc:creator>
  <cp:lastModifiedBy>bahuaiji</cp:lastModifiedBy>
  <cp:lastPrinted>2016-04-19T12:32:00Z</cp:lastPrinted>
  <dcterms:modified xsi:type="dcterms:W3CDTF">2016-05-12T00:21:26Z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